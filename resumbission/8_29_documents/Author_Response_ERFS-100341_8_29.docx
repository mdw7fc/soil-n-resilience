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7262" w14:textId="77777777" w:rsidR="00EE4E82" w:rsidRPr="0097218A" w:rsidRDefault="00000000">
      <w:pPr>
        <w:pStyle w:val="Heading1"/>
        <w:rPr>
          <w:rFonts w:ascii="Aptos" w:hAnsi="Aptos"/>
          <w:b w:val="0"/>
          <w:bCs w:val="0"/>
        </w:rPr>
      </w:pPr>
      <w:bookmarkStart w:id="0" w:name="response-to-reviewers-erfs-100341"/>
      <w:r>
        <w:rPr>
          <w:rFonts w:ascii="Aptos" w:hAnsi="Aptos"/>
          <w:b w:val="0"/>
          <w:bCs w:val="0"/>
        </w:rPr>
        <w:t>Response to Reviewers — ERFS-100341</w:t>
      </w:r>
    </w:p>
    <w:p w14:paraId="6C85FD07" w14:textId="63262DD0" w:rsidR="00EE4E82" w:rsidRPr="0097218A" w:rsidRDefault="00000000">
      <w:pPr>
        <w:pStyle w:val="FirstParagraph"/>
        <w:rPr>
          <w:rFonts w:ascii="Aptos" w:hAnsi="Aptos"/>
        </w:rPr>
      </w:pPr>
      <w:r>
        <w:rPr>
          <w:rFonts w:ascii="Aptos" w:hAnsi="Aptos"/>
        </w:rPr>
        <w:t xml:space="preserve">Manuscript: Soil organic matter buffers fertilizer supply disruptions </w:t>
      </w:r>
    </w:p>
    <w:p w14:paraId="6B48F73E" w14:textId="7613DFBE" w:rsidR="00EE4E82" w:rsidRPr="0097218A" w:rsidRDefault="00000000">
      <w:pPr>
        <w:pStyle w:val="BodyText"/>
        <w:rPr>
          <w:rFonts w:ascii="Aptos" w:hAnsi="Aptos"/>
        </w:rPr>
      </w:pPr>
      <w:r>
        <w:rPr>
          <w:rFonts w:ascii="Aptos" w:hAnsi="Aptos"/>
        </w:rPr>
        <w:t xml:space="preserve">We thank both reviewers for their careful and constructive assessments. Both recognized the framework as timely, original, and policy-relevant, and both identified a shared structural problem: the fundamentals of the coupled model were documented in a ~40-page Supplementary Information rather than in the main-text Methods, which made the analysis difficult to judge from the paper itself. We agree. We have rebuilt the Methods around a new opening section that specifies the spatial scales, the aggregation procedure, the crop representation, the data sources, and the core model equations before any results are presented. Sensitivity analyses remain in the SI.</w:t>
      </w:r>
    </w:p>
    <w:p w14:paraId="6941EF8B" w14:textId="46214F27" w:rsidR="00EE4E82" w:rsidRPr="0097218A" w:rsidRDefault="00000000">
      <w:pPr>
        <w:pStyle w:val="BodyText"/>
        <w:rPr>
          <w:rFonts w:ascii="Aptos" w:hAnsi="Aptos"/>
        </w:rPr>
      </w:pPr>
      <w:r>
        <w:rPr>
          <w:rFonts w:ascii="Aptos" w:hAnsi="Aptos"/>
        </w:rPr>
        <w:t>We also strengthened the two places where documentation was insufficient: the crop nitrogen-response calibration (now stated explicitly, with an added independent validation) and the provenance of the climate and soil-water inputs (now named and sourced). A point-by-point response follows. Manuscript locations refer to the revised, tracked-changes file. New or moved supplementary items are identified by their revised numbering.</w:t>
      </w:r>
    </w:p>
    <w:p w14:paraId="218FA89A" w14:textId="407D63CB" w:rsidR="00EE4E82" w:rsidRPr="0097218A" w:rsidRDefault="003300FC">
      <w:pPr>
        <w:rPr>
          <w:rFonts w:ascii="Aptos" w:hAnsi="Aptos"/>
        </w:rPr>
      </w:pPr>
      <w:r>
        <w:rPr>
          <w:noProof/>
        </w:rPr>
        <mc:AlternateContent>
          <mc:Choice Requires="wps">
            <w:drawing>
              <wp:inline distT="0" distB="0" distL="0" distR="0" wp14:anchorId="16763E2D" wp14:editId="589AAA20">
                <wp:extent cx="5943600" cy="13970"/>
                <wp:effectExtent l="9525" t="5080" r="9525" b="9525"/>
                <wp:docPr id="426058289"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090021"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BQHq332QAAAAMBAAAPAAAAZHJzL2Rvd25yZXYu eG1sTI/BTsMwEETvSP0Ha5G4UYcgqhLiVCmi10q0lYCbGy921HgdxW4T/p6FC1xGGs1q5m25mnwn LjjENpCCu3kGAqkJpiWr4LDf3C5BxKTJ6C4QKvjCCKtqdlXqwoSRXvGyS1ZwCcVCK3Ap9YWUsXHo dZyHHomzzzB4ndgOVppBj1zuO5ln2UJ63RIvON3js8PmtDt7BS/9x7Z+sFHWb8m9n8J63LitVerm eqqfQCSc0t8x/OAzOlTMdAxnMlF0CviR9KucPd4v2B4V5DnIqpT/2atvAAAA//8DAFBLAQItABQA BgAIAAAAIQC2gziS/gAAAOEBAAATAAAAAAAAAAAAAAAAAAAAAABbQ29udGVudF9UeXBlc10ueG1s UEsBAi0AFAAGAAgAAAAhADj9If/WAAAAlAEAAAsAAAAAAAAAAAAAAAAALwEAAF9yZWxzLy5yZWxz UEsBAi0AFAAGAAgAAAAhAHYGBrQpAgAAPwQAAA4AAAAAAAAAAAAAAAAALgIAAGRycy9lMm9Eb2Mu eG1sUEsBAi0AFAAGAAgAAAAhAFAerffZAAAAAwEAAA8AAAAAAAAAAAAAAAAAgwQAAGRycy9kb3du cmV2LnhtbFBLBQYAAAAABAAEAPMAAACJBQAAAAA= " filled="f">
                <o:lock v:ext="edit" rotation="t" aspectratio="t" verticies="t" text="t" shapetype="t"/>
                <w10:anchorlock/>
              </v:rect>
            </w:pict>
          </mc:Fallback>
        </mc:AlternateContent>
      </w:r>
    </w:p>
    <w:p w14:paraId="1F43CE26" w14:textId="77777777" w:rsidR="00EE4E82" w:rsidRPr="0097218A" w:rsidRDefault="00000000">
      <w:pPr>
        <w:pStyle w:val="Heading2"/>
        <w:rPr>
          <w:rFonts w:ascii="Aptos" w:hAnsi="Aptos"/>
          <w:b w:val="0"/>
          <w:bCs w:val="0"/>
        </w:rPr>
      </w:pPr>
      <w:bookmarkStart w:id="1" w:name="referee-2-major-revisions"/>
      <w:r>
        <w:rPr>
          <w:rFonts w:ascii="Aptos" w:hAnsi="Aptos"/>
          <w:b w:val="0"/>
          <w:bCs w:val="0"/>
        </w:rPr>
        <w:t>Referee 2 (Major Revisions)</w:t>
      </w:r>
    </w:p>
    <w:p w14:paraId="0748561C" w14:textId="77777777" w:rsidR="00EE4E82" w:rsidRPr="0097218A" w:rsidRDefault="00000000">
      <w:pPr>
        <w:pStyle w:val="FirstParagraph"/>
        <w:rPr>
          <w:rFonts w:ascii="Aptos" w:hAnsi="Aptos"/>
        </w:rPr>
      </w:pPr>
      <w:r>
        <w:rPr>
          <w:rFonts w:ascii="Aptos" w:hAnsi="Aptos"/>
        </w:rPr>
        <w:t>Referee 2’s central concern is that the methods are insufficiently described to judge the analysis, organized around six points. We address each, then the itemized minor comments.</w:t>
      </w:r>
    </w:p>
    <w:p w14:paraId="7D1C1C87" w14:textId="77777777" w:rsidR="00EE4E82" w:rsidRPr="0097218A" w:rsidRDefault="00000000">
      <w:pPr>
        <w:pStyle w:val="Heading3"/>
        <w:rPr>
          <w:rFonts w:ascii="Aptos" w:hAnsi="Aptos"/>
          <w:b w:val="0"/>
          <w:bCs w:val="0"/>
        </w:rPr>
      </w:pPr>
      <w:bookmarkStart w:id="2" w:name="X83982e69ab89cd2b11d678e945f1e9396e90de0"/>
      <w:r>
        <w:rPr>
          <w:rFonts w:ascii="Aptos" w:hAnsi="Aptos"/>
          <w:b w:val="0"/>
          <w:bCs w:val="0"/>
        </w:rPr>
        <w:t>(i) Spatial scales and aggregation procedure</w:t>
      </w:r>
    </w:p>
    <w:p w14:paraId="3A7F5543" w14:textId="77777777" w:rsidR="00EE4E82" w:rsidRPr="0097218A" w:rsidRDefault="00000000">
      <w:pPr>
        <w:pStyle w:val="BlockText"/>
        <w:rPr>
          <w:rFonts w:ascii="Aptos" w:hAnsi="Aptos"/>
          <w:i/>
          <w:iCs/>
        </w:rPr>
      </w:pPr>
      <w:r>
        <w:rPr>
          <w:rFonts w:ascii="Aptos" w:hAnsi="Aptos"/>
          <w:i/>
          <w:iCs/>
        </w:rPr>
        <w:t>The spatial scales considered and the aggregation procedure are insufficiently described… how is [SOC] aggregated at country-continent scale? How are prices of input and output aggregated? What is a farm?</w:t>
      </w:r>
    </w:p>
    <w:p w14:paraId="41F6CCAC" w14:textId="77777777" w:rsidR="00EE4E82" w:rsidRPr="0097218A" w:rsidRDefault="00000000">
      <w:pPr>
        <w:pStyle w:val="FirstParagraph"/>
        <w:rPr>
          <w:rFonts w:ascii="Aptos" w:hAnsi="Aptos"/>
        </w:rPr>
      </w:pPr>
      <w:r>
        <w:rPr>
          <w:rFonts w:ascii="Aptos" w:hAnsi="Aptos"/>
        </w:rPr>
        <w:t>Response — agreed; this is now the opening of the Methods. We added a new subsection, “Modeling framework, scales, and aggregation,” as the first thing the reader encounters in the Methods. It states plainly:</w:t>
      </w:r>
    </w:p>
    <w:p w14:paraId="3416BA74" w14:textId="77777777" w:rsidR="00EE4E82" w:rsidRPr="0097218A" w:rsidRDefault="00000000">
      <w:pPr>
        <w:pStyle w:val="Compact"/>
        <w:numPr>
          <w:ilvl w:val="0"/>
          <w:numId w:val="2"/>
        </w:numPr>
        <w:rPr>
          <w:rFonts w:ascii="Aptos" w:hAnsi="Aptos"/>
        </w:rPr>
      </w:pPr>
      <w:r>
        <w:rPr>
          <w:rFonts w:ascii="Aptos" w:hAnsi="Aptos"/>
        </w:rPr>
        <w:t>Regions. The analysis covers eight global agricultural regions (North America, Europe, East Asia, South Asia, Southeast Asia, Latin America, Sub-Saharan Africa, Former Soviet Union/Central Asia). Regional boundaries follow standard FAO groupings.</w:t>
      </w:r>
    </w:p>
    <w:p w14:paraId="66FBB10E" w14:textId="77777777" w:rsidR="00EE4E82" w:rsidRPr="0097218A" w:rsidRDefault="00000000">
      <w:pPr>
        <w:pStyle w:val="Compact"/>
        <w:numPr>
          <w:ilvl w:val="0"/>
          <w:numId w:val="2"/>
        </w:numPr>
        <w:rPr>
          <w:rFonts w:ascii="Aptos" w:hAnsi="Aptos"/>
        </w:rPr>
      </w:pPr>
      <w:r>
        <w:rPr>
          <w:rFonts w:ascii="Aptos" w:hAnsi="Aptos"/>
        </w:rPr>
        <w:t xml:space="preserve">What a “farm” is. A farm is a modeled soil profile at a specified position on the within-region SOC distribution, expressed as a percentage (10–200%) of the regional mean SOC. It is not a georeferenced landholding. Every farm in a region faces the same regional price shock and the same economic environment; farms </w:t>
        <w:lastRenderedPageBreak/>
        <w:t>differ only in soil condition. This construct is stated up front and its consequence — that the within-region SOC gradient is a cross-section of soil condition holding economics fixed — is made explicit.</w:t>
      </w:r>
    </w:p>
    <w:p w14:paraId="60C459C6" w14:textId="77777777" w:rsidR="00EE4E82" w:rsidRPr="0097218A" w:rsidRDefault="00000000">
      <w:pPr>
        <w:pStyle w:val="Compact"/>
        <w:numPr>
          <w:ilvl w:val="0"/>
          <w:numId w:val="2"/>
        </w:numPr>
        <w:rPr>
          <w:rFonts w:ascii="Aptos" w:hAnsi="Aptos"/>
        </w:rPr>
      </w:pPr>
      <w:r>
        <w:rPr>
          <w:rFonts w:ascii="Aptos" w:hAnsi="Aptos"/>
        </w:rPr>
        <w:t>Soil aggregation. Regional mean SOC is drawn from ISRIC SoilGrids 2.0 (0–30 cm), cropland-masked and area-weighted to the region using the MIRCA2000 cropped-area distribution. The global map in Figure 3 uses the same pixel-to-country aggregation, now documented in the main text rather than only in the SI.</w:t>
      </w:r>
    </w:p>
    <w:p w14:paraId="67B4EC26" w14:textId="77777777" w:rsidR="00EE4E82" w:rsidRPr="0097218A" w:rsidRDefault="00000000">
      <w:pPr>
        <w:pStyle w:val="Compact"/>
        <w:numPr>
          <w:ilvl w:val="0"/>
          <w:numId w:val="2"/>
        </w:numPr>
        <w:rPr>
          <w:rFonts w:ascii="Aptos" w:hAnsi="Aptos"/>
        </w:rPr>
      </w:pPr>
      <w:r>
        <w:rPr>
          <w:rFonts w:ascii="Aptos" w:hAnsi="Aptos"/>
        </w:rPr>
        <w:t>Price aggregation. Regional fertilizer prices are 2019–2023 averages (to smooth crisis-period distortions) from IFA and FAO series; regional crop prices are production-weighted cereal averages from FAOSTAT producer-price series. These price values are documented in the Supplementary Methods (Regional fertilizer and crop price values).</w:t>
      </w:r>
    </w:p>
    <w:p w14:paraId="22D46B3D" w14:textId="77777777" w:rsidR="00EE4E82" w:rsidRPr="0097218A" w:rsidRDefault="00000000">
      <w:pPr>
        <w:pStyle w:val="Compact"/>
        <w:numPr>
          <w:ilvl w:val="0"/>
          <w:numId w:val="2"/>
        </w:numPr>
        <w:rPr>
          <w:rFonts w:ascii="Aptos" w:hAnsi="Aptos"/>
        </w:rPr>
      </w:pPr>
      <w:r>
        <w:rPr>
          <w:rFonts w:ascii="Aptos" w:hAnsi="Aptos"/>
        </w:rPr>
        <w:t xml:space="preserve">Representative-soil aggregation and its bias. Regional responses are evaluated at the regional mean SOC rather than integrated over the within-region distribution. Because the Mitscherlich response is concave, this understates the true regional </w:t>
      </w:r>
      <w:commentRangeStart w:id="3"/>
      <w:r>
        <w:rPr>
          <w:rFonts w:ascii="Aptos" w:hAnsi="Aptos"/>
        </w:rPr>
        <w:t xml:space="preserve">price response </w:t>
      </w:r>
      <w:commentRangeEnd w:id="3"/>
      <w:r>
        <w:rPr>
          <w:rStyle w:val="CommentReference"/>
          <w:rFonts w:ascii="Aptos" w:hAnsi="Aptos"/>
          <w:sz w:val="24"/>
          <w:szCs w:val="24"/>
        </w:rPr>
        <w:commentReference w:id="3"/>
      </w:r>
      <w:r>
        <w:rPr>
          <w:rFonts w:ascii="Aptos" w:hAnsi="Aptos"/>
        </w:rPr>
        <w:t>(Jensen’s inequality); the ordinal ranking is preserved. This was previously Supplementary Note 5 and is now stated in the main Methods with the note retained for the formal argument.</w:t>
      </w:r>
    </w:p>
    <w:p w14:paraId="4A22B92F" w14:textId="77777777" w:rsidR="00EE4E82" w:rsidRPr="0097218A" w:rsidRDefault="00000000">
      <w:pPr>
        <w:pStyle w:val="FirstParagraph"/>
        <w:rPr>
          <w:rFonts w:ascii="Aptos" w:hAnsi="Aptos"/>
        </w:rPr>
      </w:pPr>
      <w:r>
        <w:rPr>
          <w:rFonts w:ascii="Aptos" w:hAnsi="Aptos"/>
        </w:rPr>
        <w:t>We also added, at the reviewer’s request, a compact statement of the governing model relationships (the Mitscherlich yield response, the stoichiometric cap, and the water-stress factor) to the main-text Methods, with the full equation set retained in the Supplementary Methods (see (iii) and (v)), and a one-paragraph summary of what drives regional differences (base-yield position, SOC, water deficit, BNF potential, and economic structure), cross-referenced to the pairwise diagnostic (revised Supplementary Note 3).</w:t>
      </w:r>
    </w:p>
    <w:p w14:paraId="3127187E" w14:textId="77777777" w:rsidR="00EE4E82" w:rsidRPr="0097218A" w:rsidRDefault="00000000">
      <w:pPr>
        <w:pStyle w:val="Heading3"/>
        <w:rPr>
          <w:rFonts w:ascii="Aptos" w:hAnsi="Aptos"/>
          <w:b w:val="0"/>
          <w:bCs w:val="0"/>
        </w:rPr>
      </w:pPr>
      <w:bookmarkStart w:id="4" w:name="Xb8cdcae4b65d260c675de18f092630952518c66"/>
      <w:bookmarkEnd w:id="2"/>
      <w:r>
        <w:rPr>
          <w:rFonts w:ascii="Aptos" w:hAnsi="Aptos"/>
          <w:b w:val="0"/>
          <w:bCs w:val="0"/>
        </w:rPr>
        <w:t>(ii) Crop type and how fertilizer/BNF are handled across crops</w:t>
      </w:r>
    </w:p>
    <w:p w14:paraId="43E35A23" w14:textId="77777777" w:rsidR="00EE4E82" w:rsidRPr="0097218A" w:rsidRDefault="00000000">
      <w:pPr>
        <w:pStyle w:val="BlockText"/>
        <w:rPr>
          <w:rFonts w:ascii="Aptos" w:hAnsi="Aptos"/>
          <w:i/>
          <w:iCs/>
        </w:rPr>
      </w:pPr>
      <w:r>
        <w:rPr>
          <w:rFonts w:ascii="Aptos" w:hAnsi="Aptos"/>
          <w:i/>
          <w:iCs/>
        </w:rPr>
        <w:t>FAO nutrient use is not crop specific — how did the authors handle this? … Yield ceilings and shape of crop response depend on crop type. On which crop(s) are the N carry-overs applied; what were the assumptions on crop rotations?</w:t>
      </w:r>
    </w:p>
    <w:p w14:paraId="0405CBAF" w14:textId="613D58CB" w:rsidR="00EE4E82" w:rsidRPr="0097218A" w:rsidRDefault="00000000">
      <w:pPr>
        <w:pStyle w:val="FirstParagraph"/>
        <w:rPr>
          <w:rFonts w:ascii="Aptos" w:hAnsi="Aptos"/>
        </w:rPr>
      </w:pPr>
      <w:r>
        <w:rPr>
          <w:rFonts w:ascii="Aptos" w:hAnsi="Aptos"/>
        </w:rPr>
        <w:t xml:space="preserve">Response: we now declare and justify the single-representative-cereal design, and add the missing caveats. The model represents each region as a single production-weighted cereal system, not a crop-by-crop portfolio. We have made this explicit in the new Methods opening and stated its implications:</w:t>
      </w:r>
    </w:p>
    <w:p w14:paraId="6D639951" w14:textId="77777777" w:rsidR="00EE4E82" w:rsidRPr="0097218A" w:rsidRDefault="00000000">
      <w:pPr>
        <w:pStyle w:val="Compact"/>
        <w:numPr>
          <w:ilvl w:val="0"/>
          <w:numId w:val="3"/>
        </w:numPr>
        <w:rPr>
          <w:rFonts w:ascii="Aptos" w:hAnsi="Aptos"/>
        </w:rPr>
      </w:pPr>
      <w:r>
        <w:rPr>
          <w:rFonts w:ascii="Aptos" w:hAnsi="Aptos"/>
        </w:rPr>
        <w:t>Fertilizer. Regional synthetic N rates are FAOSTAT total agricultural-use nitrogen expressed per hectare of cropland. We now state that this attributes to the representative cereal a regional-average N intensity, and we added a caveat that in some regions a portion of synthetic N is applied to non-food or industrial crops (cotton, tobacco, sugar), so the representative-cereal intensity is an upper-bound approximation of food-crop intensity in those regions.</w:t>
      </w:r>
    </w:p>
    <w:p w14:paraId="20FDA0BA" w14:textId="77777777" w:rsidR="00EE4E82" w:rsidRPr="0097218A" w:rsidRDefault="00000000">
      <w:pPr>
        <w:pStyle w:val="Compact"/>
        <w:numPr>
          <w:ilvl w:val="0"/>
          <w:numId w:val="3"/>
        </w:numPr>
        <w:rPr>
          <w:rFonts w:ascii="Aptos" w:hAnsi="Aptos"/>
        </w:rPr>
      </w:pPr>
      <w:r>
        <w:rPr>
          <w:rFonts w:ascii="Aptos" w:hAnsi="Aptos"/>
        </w:rPr>
        <w:t xml:space="preserve">Yield ceiling and response shape. The Mitscherlich ceiling (y_max) is calibrated per region to the production-weighted FAOSTAT cereal yield (see (iii)); the curvature is a </w:t>
        <w:lastRenderedPageBreak/>
        <w:t>single value applied across regions, with y_max carrying the regional differences. We now state this design explicitly rather than leaving it implicit.</w:t>
      </w:r>
    </w:p>
    <w:p w14:paraId="3D0BD36A" w14:textId="77777777" w:rsidR="00EE4E82" w:rsidRPr="0097218A" w:rsidRDefault="00000000">
      <w:pPr>
        <w:pStyle w:val="Compact"/>
        <w:numPr>
          <w:ilvl w:val="0"/>
          <w:numId w:val="3"/>
        </w:numPr>
        <w:rPr>
          <w:rFonts w:ascii="Aptos" w:hAnsi="Aptos"/>
        </w:rPr>
      </w:pPr>
      <w:r>
        <w:rPr>
          <w:rFonts w:ascii="Aptos" w:hAnsi="Aptos"/>
        </w:rPr>
        <w:t>BNF and rotation. Biological N fixation is region-specific, derived from legume-rotation N credits and free-living fixation using FAOSTAT crop-area shares and the Herridge et al. (2008) methodology; it is held static across disruption scenarios. We now state that BNF is applied as a regional annual N credit to the representative system (not to a specific legume phase), and that dynamic rotation shifts under N scarcity are a deliberate exclusion flagged as future work.</w:t>
      </w:r>
    </w:p>
    <w:p w14:paraId="09BA6D2B" w14:textId="5AF8943B" w:rsidR="00EE4E82" w:rsidRPr="0097218A" w:rsidRDefault="00000000">
      <w:pPr>
        <w:pStyle w:val="FirstParagraph"/>
        <w:rPr>
          <w:rFonts w:ascii="Aptos" w:hAnsi="Aptos"/>
        </w:rPr>
      </w:pPr>
      <w:r>
        <w:rPr>
          <w:rFonts w:ascii="Aptos" w:hAnsi="Aptos"/>
        </w:rPr>
        <w:t xml:space="preserve">We note that a fully crop-resolved response is a substantial extension; we believe the representative-cereal design is defensible for a mechanism-focused resilience analysis provided it is stated transparently, which it now is. If the reviewer regards a two-crop contrast (e.g., wheat vs. maize response shape) as necessary, we can add it as a sensitivity; </w:t>
      </w:r>
      <w:commentRangeStart w:id="5"/>
      <w:del w:id="9001" w:author="Matthew Wallenstein" w:date="2026-08-29T12:00:00Z">
        <w:r>
          <w:rPr>
            <w:rFonts w:ascii="Aptos" w:hAnsi="Aptos"/>
          </w:rPr>
          <w:delText xml:space="preserve">see our note on optional analyses at the end of this response </w:delText>
        </w:r>
      </w:del>
      <w:ins w:id="9002" w:author="Matthew Wallenstein" w:date="2026-08-29T12:00:00Z">
        <w:r>
          <w:rPr>
            <w:rFonts w:ascii="Aptos" w:hAnsi="Aptos"/>
          </w:rPr>
          <w:t xml:space="preserve">we offer it as an addition in a further revision at the editor’s discretion</w:t>
        </w:r>
      </w:ins>
      <w:commentRangeEnd w:id="5"/>
      <w:r>
        <w:rPr>
          <w:rStyle w:val="CommentReference"/>
          <w:rFonts w:ascii="Aptos" w:hAnsi="Aptos"/>
          <w:sz w:val="24"/>
          <w:szCs w:val="24"/>
        </w:rPr>
        <w:commentReference w:id="5"/>
      </w:r>
      <w:r>
        <w:rPr>
          <w:rFonts w:ascii="Aptos" w:hAnsi="Aptos"/>
        </w:rPr>
        <w:t>letter.</w:t>
      </w:r>
    </w:p>
    <w:p w14:paraId="4FFAAE10" w14:textId="77777777" w:rsidR="00EE4E82" w:rsidRPr="0097218A" w:rsidRDefault="00000000">
      <w:pPr>
        <w:pStyle w:val="Heading3"/>
        <w:rPr>
          <w:rFonts w:ascii="Aptos" w:hAnsi="Aptos"/>
          <w:b w:val="0"/>
          <w:bCs w:val="0"/>
        </w:rPr>
      </w:pPr>
      <w:bookmarkStart w:id="6" w:name="Xe5f8d6b1387e7f0dafd9908c9d2984657bb1579"/>
      <w:bookmarkEnd w:id="4"/>
      <w:r>
        <w:rPr>
          <w:rFonts w:ascii="Aptos" w:hAnsi="Aptos"/>
          <w:b w:val="0"/>
          <w:bCs w:val="0"/>
        </w:rPr>
        <w:t>(iii) Crop response to fertilizer: y_max, control yield, and the curvature c — with a validation</w:t>
      </w:r>
    </w:p>
    <w:p w14:paraId="5EF4726E" w14:textId="77777777" w:rsidR="00EE4E82" w:rsidRPr="0097218A" w:rsidRDefault="00000000">
      <w:pPr>
        <w:pStyle w:val="BlockText"/>
        <w:rPr>
          <w:rFonts w:ascii="Aptos" w:hAnsi="Aptos"/>
          <w:i/>
          <w:iCs/>
        </w:rPr>
      </w:pPr>
      <w:r>
        <w:rPr>
          <w:rFonts w:ascii="Aptos" w:hAnsi="Aptos"/>
          <w:i/>
          <w:iCs/>
        </w:rPr>
        <w:t>How crop response to fertiliser is handled is very poorly described… the approach to determine y_max is not described at all… how the control level is determined is not indicated (related to c)… I believe c should be calibrated so that the control yield matches what is possible with the mineralised N… a quality check on existing observations [e.g. OFRA] should be undertaken.</w:t>
      </w:r>
    </w:p>
    <w:p w14:paraId="62D6BEE6" w14:textId="1E8C8022" w:rsidR="00EE4E82" w:rsidRPr="0097218A" w:rsidRDefault="00000000">
      <w:pPr>
        <w:pStyle w:val="FirstParagraph"/>
        <w:rPr>
          <w:rFonts w:ascii="Aptos" w:hAnsi="Aptos"/>
        </w:rPr>
      </w:pPr>
      <w:r>
        <w:rPr>
          <w:rFonts w:ascii="Aptos" w:hAnsi="Aptos"/>
        </w:rPr>
        <w:t xml:space="preserve">Response: thank you for pointing out this gap.  The calibration is now fully specified and independently validated. The reviewer correctly identified that the submitted text under-documented the yield-response calibration. The actual procedure, now stated in the Methods and detailed in the revised Supplementary Methods, is:</w:t>
      </w:r>
    </w:p>
    <w:p w14:paraId="63666EB2" w14:textId="77777777" w:rsidR="00EE4E82" w:rsidRPr="0097218A" w:rsidRDefault="00000000">
      <w:pPr>
        <w:pStyle w:val="Compact"/>
        <w:numPr>
          <w:ilvl w:val="0"/>
          <w:numId w:val="4"/>
        </w:numPr>
        <w:rPr>
          <w:rFonts w:ascii="Aptos" w:hAnsi="Aptos"/>
        </w:rPr>
      </w:pPr>
      <w:r>
        <w:rPr>
          <w:rFonts w:ascii="Aptos" w:hAnsi="Aptos"/>
        </w:rPr>
        <w:t xml:space="preserve">y_max (ceiling). For each region, y_max is calibrated so that the Mitscherlich response, evaluated at current total N availability (SOM mineralization from regional SOC + baseline BNF + regional synthetic N), reproduces the observed production-weighted </w:t>
      </w:r>
      <w:commentRangeStart w:id="7"/>
      <w:del w:id="9003" w:author="Matthew Wallenstein" w:date="2026-08-29T12:00:00Z">
        <w:r>
          <w:rPr>
            <w:rFonts w:ascii="Aptos" w:hAnsi="Aptos"/>
          </w:rPr>
          <w:delText xml:space="preserve">FAOSTAT ~2020 </w:delText>
        </w:r>
      </w:del>
      <w:ins w:id="9004" w:author="Matthew Wallenstein" w:date="2026-08-29T12:00:00Z">
        <w:r>
          <w:rPr>
            <w:rFonts w:ascii="Aptos" w:hAnsi="Aptos"/>
          </w:rPr>
          <w:t xml:space="preserve">FAOSTAT 2019–2021 mean (a vintage matching the IFA fertilizer-rate and FAOSTAT cropland series used elsewhere in the model, and pre-dating the 2021–2022 price spike the scenarios simulate) </w:t>
        </w:r>
      </w:ins>
      <w:commentRangeEnd w:id="7"/>
      <w:r>
        <w:rPr>
          <w:rStyle w:val="CommentReference"/>
          <w:rFonts w:ascii="Aptos" w:hAnsi="Aptos"/>
          <w:sz w:val="24"/>
          <w:szCs w:val="24"/>
        </w:rPr>
        <w:commentReference w:id="7"/>
      </w:r>
      <w:r>
        <w:rPr>
          <w:rFonts w:ascii="Aptos" w:hAnsi="Aptos"/>
        </w:rPr>
        <w:t>cereal yield: y_max is obtained by numerically solving (Brent's method) for the ceiling at which the model's year-2 simulated yield equals the FAOSTAT target, not by closed-form inversion. The regional targets and resulting y_max values are now tabled.</w:t>
      </w:r>
    </w:p>
    <w:p w14:paraId="6BB18724" w14:textId="0B08E9C8" w:rsidR="00EE4E82" w:rsidRPr="0097218A" w:rsidRDefault="00000000">
      <w:pPr>
        <w:pStyle w:val="Compact"/>
        <w:numPr>
          <w:ilvl w:val="0"/>
          <w:numId w:val="4"/>
        </w:numPr>
        <w:rPr>
          <w:rFonts w:ascii="Aptos" w:hAnsi="Aptos"/>
        </w:rPr>
      </w:pPr>
      <w:r>
        <w:rPr>
          <w:rFonts w:ascii="Aptos" w:hAnsi="Aptos"/>
        </w:rPr>
        <w:t xml:space="preserve">The zero-nitrogen end, stated precisely. We were careful in the revision to distinguish three yield quantities that the submitted text had conflated. (i) At zero total available nitrogen the response tends to a minimum-biomass floor. (ii) At zero synthetic nitrogen but with contemporary SOM mineralization and biological fixation, the model produces an emergent unfertilized yield that is well above that floor (approximately 3.7 t/ha in North America, 2.3 in Europe, falling to approximately 1.3 in Sub-Saharan Africa); this is a model prediction, not a calibration target. (iii) A separate region-specific empirical floor, from the world’s longest unfertilized experiments and pre-industrial records (Morrow Plots and Sanborn Field, North America; Broadbalk and Hoosfield, Europe; ICRISAT Vertisol trials, South Asia; TSBF unfertilized controls, Sub-Saharan Africa; Pryanishnikov </w:t>
        <w:lastRenderedPageBreak/>
        <w:t xml:space="preserve">Institute trials, FSU), sets the long-term depleted-soil asymptote toward which yield declines under sustained SOC loss; a lower bound, not the contemporary control yield. Only y_max is calibrated; c is fixed; the floor is a bound. All four quantities (FAOSTAT target, calibrated y_max, empirical floor, and the emergent zero-synthetic-N yield) are now tabulated in Supplementary Table S4, so the reviewer can see that the contemporary no-synthetic-N yields sit far above the floors.</w:t>
      </w:r>
    </w:p>
    <w:p w14:paraId="149A602C" w14:textId="77777777" w:rsidR="00EE4E82" w:rsidRPr="0097218A" w:rsidRDefault="00000000">
      <w:pPr>
        <w:pStyle w:val="Compact"/>
        <w:numPr>
          <w:ilvl w:val="0"/>
          <w:numId w:val="4"/>
        </w:numPr>
        <w:rPr>
          <w:rFonts w:ascii="Aptos" w:hAnsi="Aptos"/>
        </w:rPr>
      </w:pPr>
      <w:r>
        <w:rPr>
          <w:rFonts w:ascii="Aptos" w:hAnsi="Aptos"/>
        </w:rPr>
        <w:t>Curvature c. We now state explicitly that c is a single cross-regional value; regional differences in response are carried by y_max and by N availability (which is endogenous to SOC), not by c. We give the value and justify the choice. We emphasize that the empirical floor is a lower bound reached only under long-term depletion, not a calibration target: the model’s contemporary no-synthetic-N yields lie well above the floors (Supplementary Table S4), so the two are conceptually distinct.</w:t>
      </w:r>
    </w:p>
    <w:p w14:paraId="016847A3" w14:textId="224C1863" w:rsidR="00EE4E82" w:rsidRPr="0097218A" w:rsidRDefault="00000000">
      <w:pPr>
        <w:pStyle w:val="Compact"/>
        <w:numPr>
          <w:ilvl w:val="0"/>
          <w:numId w:val="4"/>
        </w:numPr>
        <w:rPr>
          <w:rFonts w:ascii="Aptos" w:hAnsi="Aptos"/>
        </w:rPr>
      </w:pPr>
      <w:r>
        <w:rPr>
          <w:rFonts w:ascii="Aptos" w:hAnsi="Aptos"/>
        </w:rPr>
        <w:t>Independent validation of the response shape. We validate the fertilizer-era response against the Broadbalk graduated-treatment series (Nil, N3PK, FYM), which anchors the SOM-mineralization-to-yield relationship for a temperate system (Supplementary Note 1). At the reviewer’s suggestion we have now added a tropical validation using the OFRA (Optimizing Fertilizer Recommendations in Africa) response-function database (6,184 georeferenced functions; Wortmann et al. 2017), extracting the 364 maize–nitrogen response functions for Sub-Saharan Africa. The modeled SSA response falls within the observed OFRA envelope, below the median but within the interquartile range: OFRA maize control (0 added N) median 3.55 t/ha (IQR 2.37–5.00) and ceiling median 4.48 t/ha (IQR 3.10–6.91), versus the model’s SSA ceiling y_max = 3.88 t/ha and degraded-soil control ≈ 1.3 t/ha. The modeled degraded regional-mean soil sits below the OFRA on-station control distribution, as expected, while the ceiling lies below the observed median but within the interquartile range. This directly addresses the reviewer’s SSA-validation concern; the new figure and full extraction are in the revised SI.</w:t>
      </w:r>
    </w:p>
    <w:p w14:paraId="1890EEEA" w14:textId="77777777" w:rsidR="00EE4E82" w:rsidRPr="0097218A" w:rsidRDefault="00000000">
      <w:pPr>
        <w:pStyle w:val="Heading3"/>
        <w:rPr>
          <w:rFonts w:ascii="Aptos" w:hAnsi="Aptos"/>
          <w:b w:val="0"/>
          <w:bCs w:val="0"/>
        </w:rPr>
      </w:pPr>
      <w:bookmarkStart w:id="8" w:name="X1a90fdf47a862920a4df5d4c92c8e224fbd7739"/>
      <w:bookmarkEnd w:id="6"/>
      <w:r>
        <w:rPr>
          <w:rFonts w:ascii="Aptos" w:hAnsi="Aptos"/>
          <w:b w:val="0"/>
          <w:bCs w:val="0"/>
        </w:rPr>
        <w:t>(iv) Water stress, climate, and soil-water data</w:t>
      </w:r>
    </w:p>
    <w:p w14:paraId="0B2A516B" w14:textId="77777777" w:rsidR="00EE4E82" w:rsidRPr="0097218A" w:rsidRDefault="00000000">
      <w:pPr>
        <w:pStyle w:val="BlockText"/>
        <w:rPr>
          <w:rFonts w:ascii="Aptos" w:hAnsi="Aptos"/>
          <w:i/>
          <w:iCs/>
        </w:rPr>
      </w:pPr>
      <w:r>
        <w:rPr>
          <w:rFonts w:ascii="Aptos" w:hAnsi="Aptos"/>
          <w:i/>
          <w:iCs/>
        </w:rPr>
        <w:t>How water stress impacts SOM mineralisation and crop response is insufficiently described. Source of climate data? Which years/time series? Aggregation? Is soil water-holding capacity taken into account, and its source? Which crop calendar?</w:t>
      </w:r>
    </w:p>
    <w:p w14:paraId="71821CA5" w14:textId="2F353660" w:rsidR="00EE4E82" w:rsidRPr="0097218A" w:rsidRDefault="00000000">
      <w:pPr>
        <w:pStyle w:val="FirstParagraph"/>
        <w:rPr>
          <w:rFonts w:ascii="Aptos" w:hAnsi="Aptos"/>
        </w:rPr>
      </w:pPr>
      <w:r>
        <w:rPr>
          <w:rFonts w:ascii="Aptos" w:hAnsi="Aptos"/>
        </w:rPr>
        <w:t xml:space="preserve">Response: </w:t>
      </w:r>
      <w:del w:id="9" w:author="Manning, Dale" w:date="2026-08-28T16:26:00Z" w16du:dateUtc="2026-08-28T20:26:00Z">
        <w:r>
          <w:rPr>
            <w:rFonts w:ascii="Aptos" w:hAnsi="Aptos"/>
          </w:rPr>
          <w:delText xml:space="preserve"> </w:delText>
        </w:r>
      </w:del>
      <w:r>
        <w:rPr>
          <w:rFonts w:ascii="Aptos" w:hAnsi="Aptos"/>
        </w:rPr>
        <w:t>sources are now named, and the water-stress mechanism is documented. We have added the data provenance the reviewer asks for:</w:t>
      </w:r>
    </w:p>
    <w:p w14:paraId="2791D2ED" w14:textId="3FC1F1E9" w:rsidR="00EE4E82" w:rsidRPr="0097218A" w:rsidRDefault="00000000">
      <w:pPr>
        <w:pStyle w:val="Compact"/>
        <w:numPr>
          <w:ilvl w:val="0"/>
          <w:numId w:val="5"/>
        </w:numPr>
        <w:rPr>
          <w:rFonts w:ascii="Aptos" w:hAnsi="Aptos"/>
        </w:rPr>
      </w:pPr>
      <w:r>
        <w:rPr>
          <w:rFonts w:ascii="Aptos" w:hAnsi="Aptos"/>
        </w:rPr>
        <w:t xml:space="preserve">Climate. The monthly temperature and precipitation profiles that drive the monthly N-balance (Q₁₀ mineralization, leaching, denitrification) are now data-derived: monthly normals (2001–2020) from the ERA5 reanalysis (via the Open-Meteo archive) for a benchmark cropping location in each region, with potential evapotranspiration computed by the Hargreaves method. The source and the representative benchmark locations are named in the Methods; the exact benchmark coordinates and the aggregation are provided in code repository.</w:t>
      </w:r>
    </w:p>
    <w:p w14:paraId="20559C40" w14:textId="10A5E466" w:rsidR="00EE4E82" w:rsidRPr="0097218A" w:rsidRDefault="00000000">
      <w:pPr>
        <w:pStyle w:val="Compact"/>
        <w:numPr>
          <w:ilvl w:val="0"/>
          <w:numId w:val="5"/>
        </w:numPr>
        <w:rPr>
          <w:rFonts w:ascii="Aptos" w:hAnsi="Aptos"/>
        </w:rPr>
      </w:pPr>
      <w:r>
        <w:rPr>
          <w:rFonts w:ascii="Aptos" w:hAnsi="Aptos"/>
        </w:rPr>
        <w:t xml:space="preserve">Soil water-holding capacity. </w:t>
      </w:r>
      <w:del w:id="9005" w:author="Matthew Wallenstein" w:date="2026-08-29T12:00:00Z">
        <w:r>
          <w:rPr>
            <w:rFonts w:ascii="Aptos" w:hAnsi="Aptos"/>
          </w:rPr>
          <w:delText xml:space="preserve">WHC enters through a SOC-mediated coupling with sensitivity 8.4 mm per percentage-point SOC, taken from the Minasny &amp; McBratney (2018) meta-analysis.</w:delText>
        </w:r>
      </w:del>
      <w:ins w:id="9006" w:author="Matthew Wallenstein" w:date="2026-08-29T12:00:00Z">
        <w:r>
          <w:rPr>
            <w:rFonts w:ascii="Aptos" w:hAnsi="Aptos"/>
          </w:rPr>
          <w:t xml:space="preserve">WHC enters through a SOC-mediated coupling with sensitivity 3.5 mm per percentage-point SOC, the central meta-analytic slope of Minasny &amp; McBratney (2018); the 8.4 mm upper end of their reported range is used as a sensitivity bound.</w:t>
        </w:r>
      </w:ins>
      <w:r>
        <w:rPr>
          <w:rFonts w:ascii="Aptos" w:hAnsi="Aptos"/>
        </w:rPr>
        <w:t xml:space="preserve"> The regional baseline water deficit is specified as a single representative regional value that sets the reference point for the SOC-mediated adjustment, not derived from a gridded water-balance product. The water-stress factor is one minus the product of the baseline deficit and the SOC-mediated WHC adjustment, floored to reflect non-zero minimum biomass.</w:t>
      </w:r>
    </w:p>
    <w:p w14:paraId="0F58080A" w14:textId="5A0AADE8" w:rsidR="00EE4E82" w:rsidRPr="0097218A" w:rsidRDefault="00000000">
      <w:pPr>
        <w:pStyle w:val="Compact"/>
        <w:numPr>
          <w:ilvl w:val="0"/>
          <w:numId w:val="5"/>
        </w:numPr>
        <w:rPr>
          <w:rFonts w:ascii="Aptos" w:hAnsi="Aptos"/>
        </w:rPr>
      </w:pPr>
      <w:r>
        <w:rPr>
          <w:rFonts w:ascii="Aptos" w:hAnsi="Aptos"/>
        </w:rPr>
        <w:t xml:space="preserve">Crop calendar. Region-specific planting and maturity months are set to the dominant regional cropping system (for example, winter wheat in Europe, rabi wheat in South Asia). The Methods state these representative months; their full basis (standard regional cropping calendars) and the benchmark coordinates are documented in the code repository. We have not added a formal crop-calendar citation to the manuscript.</w:t>
      </w:r>
    </w:p>
    <w:p w14:paraId="3F39115E" w14:textId="77777777" w:rsidR="00EE4E82" w:rsidRPr="0097218A" w:rsidRDefault="00000000">
      <w:pPr>
        <w:pStyle w:val="FirstParagraph"/>
        <w:rPr>
          <w:rFonts w:ascii="Aptos" w:hAnsi="Aptos"/>
        </w:rPr>
      </w:pPr>
      <w:r>
        <w:rPr>
          <w:rFonts w:ascii="Aptos" w:hAnsi="Aptos"/>
        </w:rPr>
        <w:t>To address this point directly, we replaced the representative climate profiles used in the submitted version with the ERA5-derived monthly normals described above and re-ran the coupled model. The results are essentially unchanged: year-10 regional yield losses shift by at most 0.54 percentage points and the ranking of regional vulnerability is preserved (Spearman ρ = 0.98). The ERA5-derived inputs are used directly in the Methods. Because this is an input-sensitivity comparison rather than a validation against observed outcomes, we do not present it as a manuscript figure; the full old-versus-new comparison is retained in the reproducibility archive as provenance. The climate inputs are thus both data-based and demonstrably not driving the conclusions.</w:t>
      </w:r>
    </w:p>
    <w:p w14:paraId="0B5C23A9" w14:textId="77777777" w:rsidR="00EE4E82" w:rsidRPr="0097218A" w:rsidRDefault="00000000">
      <w:pPr>
        <w:pStyle w:val="BodyText"/>
        <w:rPr>
          <w:rFonts w:ascii="Aptos" w:hAnsi="Aptos"/>
        </w:rPr>
      </w:pPr>
      <w:r>
        <w:rPr>
          <w:rFonts w:ascii="Aptos" w:hAnsi="Aptos"/>
        </w:rPr>
        <w:t>Figure S1 (the model schematic) has been redrawn: the reviewer flagged the water-stress arrows as unclear, so the diagram now shows a single explicit water-stress path (SOC → water-holding capacity → water-stress multiplier → yield) and the decorative connectors have been removed. The 4-pool model is labeled “microbially-explicit 4-pool SOM scheme” throughout.</w:t>
      </w:r>
    </w:p>
    <w:p w14:paraId="68D0BC12" w14:textId="77777777" w:rsidR="00EE4E82" w:rsidRPr="0097218A" w:rsidRDefault="00000000">
      <w:pPr>
        <w:pStyle w:val="Heading3"/>
        <w:rPr>
          <w:rFonts w:ascii="Aptos" w:hAnsi="Aptos"/>
          <w:b w:val="0"/>
          <w:bCs w:val="0"/>
        </w:rPr>
      </w:pPr>
      <w:bookmarkStart w:id="10" w:name="X894e84717c4608541a9d17a286ad5701a3632e5"/>
      <w:bookmarkEnd w:id="8"/>
      <w:r>
        <w:rPr>
          <w:rFonts w:ascii="Aptos" w:hAnsi="Aptos"/>
          <w:b w:val="0"/>
          <w:bCs w:val="0"/>
        </w:rPr>
        <w:t>(v) The SI is ~40 pages; the Methods is 3–4 pages</w:t>
      </w:r>
    </w:p>
    <w:p w14:paraId="2ACBE8CA" w14:textId="77777777" w:rsidR="00EE4E82" w:rsidRPr="0097218A" w:rsidRDefault="00000000">
      <w:pPr>
        <w:pStyle w:val="BlockText"/>
        <w:rPr>
          <w:rFonts w:ascii="Aptos" w:hAnsi="Aptos"/>
          <w:i/>
          <w:iCs/>
        </w:rPr>
      </w:pPr>
      <w:r>
        <w:rPr>
          <w:rFonts w:ascii="Aptos" w:hAnsi="Aptos"/>
          <w:i/>
          <w:iCs/>
        </w:rPr>
        <w:t>The fundamentals of the modelling approach — spatial scales, crop-specific aggregation, and crop response — should be in the main manuscript. Elements of sensitivity analysis could remain in the supplementary.</w:t>
      </w:r>
    </w:p>
    <w:p w14:paraId="6BAE5696" w14:textId="1809DC4D" w:rsidR="00EE4E82" w:rsidRPr="0097218A" w:rsidRDefault="00000000">
      <w:pPr>
        <w:pStyle w:val="FirstParagraph"/>
        <w:rPr>
          <w:rFonts w:ascii="Aptos" w:hAnsi="Aptos"/>
        </w:rPr>
      </w:pPr>
      <w:r>
        <w:rPr>
          <w:rFonts w:ascii="Aptos" w:hAnsi="Aptos"/>
        </w:rPr>
        <w:t xml:space="preserve">Response: agreed and implemented. The revised Methods now carries: the scales/aggregation opening (i); the crop representation and response calibration (ii, iii); the data sources (iv); a compact statement of the governing equations (monthly N balance, Mitscherlich response with stoichiometric cap and water-stress factor, residue-return and SOM update, and the partial-equilibrium fertilizer-demand/food-price/land-allocation equations); and the scenario definitions. The SI is now explicitly organized as sensitivity and validation material supporting the main text, with an “Organization of this document” guide at the front. The full derivations remain in the SI, referenced from the main text, but the reader can now judge the framework from the paper alone.</w:t>
      </w:r>
    </w:p>
    <w:p w14:paraId="1A3CA418" w14:textId="77777777" w:rsidR="00EE4E82" w:rsidRPr="0097218A" w:rsidRDefault="00000000">
      <w:pPr>
        <w:pStyle w:val="Heading3"/>
        <w:rPr>
          <w:rFonts w:ascii="Aptos" w:hAnsi="Aptos"/>
          <w:b w:val="0"/>
          <w:bCs w:val="0"/>
        </w:rPr>
      </w:pPr>
      <w:bookmarkStart w:id="11" w:name="X6c700f0039f915ad69ef06fd47b545a253e27e4"/>
      <w:bookmarkEnd w:id="10"/>
      <w:r>
        <w:rPr>
          <w:rFonts w:ascii="Aptos" w:hAnsi="Aptos"/>
          <w:b w:val="0"/>
          <w:bCs w:val="0"/>
        </w:rPr>
        <w:lastRenderedPageBreak/>
        <w:t>(vi) Why add complexity only to the SOM module? Discuss uncertainty exhaustively</w:t>
      </w:r>
    </w:p>
    <w:p w14:paraId="236FD9E7" w14:textId="77777777" w:rsidR="00EE4E82" w:rsidRPr="0097218A" w:rsidRDefault="00000000">
      <w:pPr>
        <w:pStyle w:val="BlockText"/>
        <w:rPr>
          <w:rFonts w:ascii="Aptos" w:hAnsi="Aptos"/>
          <w:i/>
          <w:iCs/>
        </w:rPr>
      </w:pPr>
      <w:r>
        <w:rPr>
          <w:rFonts w:ascii="Aptos" w:hAnsi="Aptos"/>
          <w:i/>
          <w:iCs/>
        </w:rPr>
        <w:t>Crop response seems to be based on very crude assumptions, so possibly alternative modelling methods could also be explored… why complexify only the SOC module? … Possibly drop this additional complexity and discuss sources of uncertainty in an exhaustive way.</w:t>
      </w:r>
    </w:p>
    <w:p w14:paraId="15073AB4" w14:textId="449B95ED" w:rsidR="00EE4E82" w:rsidRPr="0097218A" w:rsidRDefault="00000000">
      <w:pPr>
        <w:pStyle w:val="FirstParagraph"/>
        <w:rPr>
          <w:rFonts w:ascii="Aptos" w:hAnsi="Aptos"/>
        </w:rPr>
      </w:pPr>
      <w:r>
        <w:rPr>
          <w:rFonts w:ascii="Aptos" w:hAnsi="Aptos"/>
        </w:rPr>
        <w:t>Response:</w:t>
      </w:r>
    </w:p>
    <w:p w14:paraId="344EEF4D" w14:textId="77777777" w:rsidR="00116981" w:rsidRPr="0097218A" w:rsidRDefault="00116981" w:rsidP="00116981">
      <w:pPr>
        <w:pStyle w:val="NormalWeb"/>
        <w:numPr>
          <w:ilvl w:val="0"/>
          <w:numId w:val="6"/>
        </w:numPr>
        <w:rPr>
          <w:rFonts w:ascii="Aptos" w:hAnsi="Aptos"/>
        </w:rPr>
      </w:pPr>
      <w:r>
        <w:rPr>
          <w:rFonts w:ascii="Aptos" w:hAnsi="Aptos"/>
        </w:rPr>
        <w:t>The crop-response formulation is intentionally matched to the scope of the paper. Our research questions focus on how soil nitrogen supply and SOM feedbacks buffer fertilizer disruptions, rather than on crop-specific differences in physiology, phenology, or genotype. We therefore used a parsimonious regional yield-response formulation and added model complexity where it was necessary to resolve the focal soil feedbacks. In the revision, we more fully documented and empirically validated that formulation using regional FAOSTAT yields, depleted-soil floors from long-term experiments, and temperate and tropical benchmarks. Greater crop resolution could be added, just as the model could incorporate greater complexity in climate, soil properties, and management. However, these extensions would substantially expand the model without directly addressing the questions posed here. A crop-resolved analysis is an important but separate research undertaking.</w:t>
      </w:r>
    </w:p>
    <w:p w14:paraId="3DE6F490" w14:textId="77777777" w:rsidR="00833C44" w:rsidRPr="0097218A" w:rsidRDefault="00833C44" w:rsidP="00833C44">
      <w:pPr>
        <w:pStyle w:val="NormalWeb"/>
        <w:numPr>
          <w:ilvl w:val="0"/>
          <w:numId w:val="6"/>
        </w:numPr>
        <w:rPr>
          <w:rFonts w:ascii="Aptos" w:hAnsi="Aptos"/>
        </w:rPr>
      </w:pPr>
      <w:r>
        <w:rPr>
          <w:rFonts w:ascii="Aptos" w:hAnsi="Aptos"/>
        </w:rPr>
        <w:t>We agree that the uncertainty analysis was not sufficiently visible in the submitted manuscript. The SI includes complementary tests of joint parameter uncertainty, model structure, individual parameter choices, and spatial-screen assumptions. These comprise a 1,000-draw joint-prior Monte Carlo ensemble across eight first-order biophysical and economic parameters (Supplementary Note 6; Fig. S9), a microbially explicit four-pool structural sensitivity, one-at-a-time sensitivity to fertilizer-demand elasticity (Figs. S7–S8), mineralizable-N parameter sensitivity (Fig. S3), and a five-treatment robustness analysis of the spatial screen (Supplementary Note 7). We now reference these analyses prominently in the main-text Discussion. Together, they show that the paper’s principal qualitative conclusions persist across the parameter ranges and alternative formulations tested, while not implying that all sources of model uncertainty have been resolved.</w:t>
      </w:r>
    </w:p>
    <w:p w14:paraId="6046BBBA" w14:textId="77777777" w:rsidR="00376159" w:rsidRPr="0097218A" w:rsidRDefault="00376159" w:rsidP="00376159">
      <w:pPr>
        <w:pStyle w:val="NormalWeb"/>
        <w:numPr>
          <w:ilvl w:val="0"/>
          <w:numId w:val="6"/>
        </w:numPr>
        <w:rPr>
          <w:rFonts w:ascii="Aptos" w:hAnsi="Aptos"/>
        </w:rPr>
      </w:pPr>
      <w:bookmarkStart w:id="12" w:name="referee-2-itemized-minor-comments"/>
      <w:bookmarkEnd w:id="11"/>
      <w:r>
        <w:rPr>
          <w:rFonts w:ascii="Aptos" w:hAnsi="Aptos"/>
        </w:rPr>
        <w:t xml:space="preserve">On retaining the microbially explicit four-pool comparison: we retain this analysis because it tests structural uncertainty in the soil feedback that is central to the paper. Specifically, it asks whether the estimated long-term consequences of reduced residue inputs depend on how microbial processing and carbon stabilization are represented. The alternative formulation preserves the direction of the response but changes its magnitude: year-30 SOC losses range from 0.9 to 2.5 times the Century estimates across regions, with a median ratio of 1.8 (revised Supplementary Note 2). This indicates that the simpler Century formulation does not create the long-run risk signal, although it may provide a conservative estimate of its magnitude. We have kept the detailed comparison in the SI and can further reduce its prominence in the main text, but we believe the result is important </w:t>
        <w:lastRenderedPageBreak/>
        <w:t>because it directly tests the robustness of the paper’s focal soil-feedback mechanism.</w:t>
      </w:r>
    </w:p>
    <w:p w14:paraId="2701473B" w14:textId="77777777" w:rsidR="00EE4E82" w:rsidRPr="0097218A" w:rsidRDefault="00000000">
      <w:pPr>
        <w:pStyle w:val="Heading3"/>
        <w:rPr>
          <w:rFonts w:ascii="Aptos" w:hAnsi="Aptos"/>
          <w:b w:val="0"/>
          <w:bCs w:val="0"/>
        </w:rPr>
      </w:pPr>
      <w:r>
        <w:rPr>
          <w:rFonts w:ascii="Aptos" w:hAnsi="Aptos"/>
          <w:b w:val="0"/>
          <w:bCs w:val="0"/>
        </w:rPr>
        <w:t>Referee 2 — itemized minor comments</w:t>
      </w:r>
    </w:p>
    <w:p w14:paraId="77166006" w14:textId="77777777" w:rsidR="00EE4E82" w:rsidRPr="0097218A" w:rsidRDefault="00000000">
      <w:pPr>
        <w:pStyle w:val="Compact"/>
        <w:numPr>
          <w:ilvl w:val="0"/>
          <w:numId w:val="7"/>
        </w:numPr>
        <w:rPr>
          <w:rFonts w:ascii="Aptos" w:hAnsi="Aptos"/>
        </w:rPr>
      </w:pPr>
      <w:r>
        <w:rPr>
          <w:rFonts w:ascii="Aptos" w:hAnsi="Aptos"/>
        </w:rPr>
        <w:t>End of p.20 / start of p.21 (sensitivity results in the wrong place): moved into the Results.</w:t>
      </w:r>
    </w:p>
    <w:p w14:paraId="306EABDC" w14:textId="77777777" w:rsidR="00EE4E82" w:rsidRPr="0097218A" w:rsidRDefault="00000000">
      <w:pPr>
        <w:pStyle w:val="Compact"/>
        <w:numPr>
          <w:ilvl w:val="0"/>
          <w:numId w:val="7"/>
        </w:numPr>
        <w:rPr>
          <w:rFonts w:ascii="Aptos" w:hAnsi="Aptos"/>
        </w:rPr>
      </w:pPr>
      <w:r>
        <w:rPr>
          <w:rFonts w:ascii="Aptos" w:hAnsi="Aptos"/>
        </w:rPr>
        <w:t>Start of p.22 (African soil calibration belongs in Methods): moved to the new crop-response/parameterization Methods subsection.</w:t>
      </w:r>
    </w:p>
    <w:p w14:paraId="20C3DD22" w14:textId="77777777" w:rsidR="00EE4E82" w:rsidRPr="0097218A" w:rsidRDefault="00000000">
      <w:pPr>
        <w:pStyle w:val="Compact"/>
        <w:numPr>
          <w:ilvl w:val="0"/>
          <w:numId w:val="7"/>
        </w:numPr>
        <w:rPr>
          <w:rFonts w:ascii="Aptos" w:hAnsi="Aptos"/>
        </w:rPr>
      </w:pPr>
      <w:r>
        <w:rPr>
          <w:rFonts w:ascii="Aptos" w:hAnsi="Aptos"/>
        </w:rPr>
        <w:t>p.18 “base-yield position” unclear: reworded to “a region’s operating point on the Mitscherlich response curve (how N-limited current yields are at the regional mean SOC).”</w:t>
      </w:r>
    </w:p>
    <w:p w14:paraId="15071C66" w14:textId="77777777" w:rsidR="00EE4E82" w:rsidRPr="0097218A" w:rsidRDefault="00000000">
      <w:pPr>
        <w:pStyle w:val="Compact"/>
        <w:numPr>
          <w:ilvl w:val="0"/>
          <w:numId w:val="7"/>
        </w:numPr>
        <w:rPr>
          <w:rFonts w:ascii="Aptos" w:hAnsi="Aptos"/>
        </w:rPr>
      </w:pPr>
      <w:r>
        <w:rPr>
          <w:rFonts w:ascii="Aptos" w:hAnsi="Aptos"/>
        </w:rPr>
        <w:t>p.16 L29–38 belongs in Methods: relocated.</w:t>
      </w:r>
    </w:p>
    <w:p w14:paraId="4CD92DA0" w14:textId="77777777" w:rsidR="00EE4E82" w:rsidRPr="0097218A" w:rsidRDefault="00000000">
      <w:pPr>
        <w:pStyle w:val="Compact"/>
        <w:numPr>
          <w:ilvl w:val="0"/>
          <w:numId w:val="7"/>
        </w:numPr>
        <w:rPr>
          <w:rFonts w:ascii="Aptos" w:hAnsi="Aptos"/>
        </w:rPr>
      </w:pPr>
      <w:r>
        <w:rPr>
          <w:rFonts w:ascii="Aptos" w:hAnsi="Aptos"/>
        </w:rPr>
        <w:t>“less than half of N from that season’s fertilizer [9–11]” — unclear how derived; may not hold for SSA: we now state the basis (recovery-fraction meta-analyses) and add that the mineralization share is highest in low-input systems and lowest in intensively fertilized systems, explicitly noting the SSA/high-input contrast so the sentence is not read as a universal constant.</w:t>
      </w:r>
    </w:p>
    <w:p w14:paraId="42B83249" w14:textId="77777777" w:rsidR="00EE4E82" w:rsidRPr="0097218A" w:rsidRDefault="00000000">
      <w:pPr>
        <w:pStyle w:val="Compact"/>
        <w:numPr>
          <w:ilvl w:val="0"/>
          <w:numId w:val="7"/>
        </w:numPr>
        <w:rPr>
          <w:rFonts w:ascii="Aptos" w:hAnsi="Aptos"/>
        </w:rPr>
      </w:pPr>
      <w:r>
        <w:rPr>
          <w:rFonts w:ascii="Aptos" w:hAnsi="Aptos"/>
        </w:rPr>
        <w:t>“C and N turn over at stable C:N… SOC as observable proxy” unclear in Introduction: rephrased in the Introduction to separate modeled vs. observed (per R1 as well), deferring the mechanism to Methods.</w:t>
      </w:r>
    </w:p>
    <w:p w14:paraId="2F6DE839" w14:textId="77777777" w:rsidR="00EE4E82" w:rsidRPr="0097218A" w:rsidRDefault="00000000">
      <w:pPr>
        <w:pStyle w:val="Compact"/>
        <w:numPr>
          <w:ilvl w:val="0"/>
          <w:numId w:val="7"/>
        </w:numPr>
        <w:rPr>
          <w:rFonts w:ascii="Aptos" w:hAnsi="Aptos"/>
        </w:rPr>
      </w:pPr>
      <w:r>
        <w:rPr>
          <w:rFonts w:ascii="Aptos" w:hAnsi="Aptos"/>
        </w:rPr>
        <w:t>“three scales of resilience” mixes two spatial with one temporal: rephrased to “farm-level and regional-level resilience, with a temporal dimension capturing persistence of the soil buffer under prolonged disruption.”</w:t>
      </w:r>
    </w:p>
    <w:p w14:paraId="2672940C" w14:textId="77777777" w:rsidR="00EE4E82" w:rsidRPr="0097218A" w:rsidRDefault="00000000">
      <w:pPr>
        <w:pStyle w:val="Compact"/>
        <w:numPr>
          <w:ilvl w:val="0"/>
          <w:numId w:val="7"/>
        </w:numPr>
        <w:rPr>
          <w:rFonts w:ascii="Aptos" w:hAnsi="Aptos"/>
        </w:rPr>
      </w:pPr>
      <w:r>
        <w:rPr>
          <w:rFonts w:ascii="Aptos" w:hAnsi="Aptos"/>
        </w:rPr>
        <w:t>“monthly timesteps” — unclear: rephrased to “The biophysical model uses a hybrid architecture: SOM pools update annually, while a 12-month nitrogen balance resolves mineralization, uptake, and losses within each year.”</w:t>
      </w:r>
    </w:p>
    <w:p w14:paraId="14A652D3" w14:textId="7BD0F7C1" w:rsidR="00EE4E82" w:rsidRPr="0097218A" w:rsidRDefault="00000000">
      <w:pPr>
        <w:pStyle w:val="Compact"/>
        <w:numPr>
          <w:ilvl w:val="0"/>
          <w:numId w:val="7"/>
        </w:numPr>
        <w:rPr>
          <w:rFonts w:ascii="Aptos" w:hAnsi="Aptos"/>
        </w:rPr>
      </w:pPr>
      <w:r>
        <w:rPr>
          <w:rFonts w:ascii="Aptos" w:hAnsi="Aptos"/>
        </w:rPr>
        <w:t>“uptake 0.75 → NUE ~55%”: we now give the reason (crop demand is concentrated in mid-season months while mineral N is spread across the window, so part of the captured N is not demand-synchronized), rather than asserting the two numbers.</w:t>
      </w:r>
    </w:p>
    <w:p w14:paraId="4BC4208C" w14:textId="77777777" w:rsidR="00EE4E82" w:rsidRPr="0097218A" w:rsidRDefault="00000000">
      <w:pPr>
        <w:pStyle w:val="Compact"/>
        <w:numPr>
          <w:ilvl w:val="0"/>
          <w:numId w:val="7"/>
        </w:numPr>
        <w:rPr>
          <w:rFonts w:ascii="Aptos" w:hAnsi="Aptos"/>
        </w:rPr>
      </w:pPr>
      <w:r>
        <w:rPr>
          <w:rFonts w:ascii="Aptos" w:hAnsi="Aptos"/>
        </w:rPr>
        <w:t>“regionally calibrated carbon retention efficiency” — calibrated against what: stated (CRE set so each region’s initial SOC is at steady state under current management), with the conservative-bias caveat retained.</w:t>
      </w:r>
    </w:p>
    <w:p w14:paraId="3E218808" w14:textId="77777777" w:rsidR="00EE4E82" w:rsidRPr="0097218A" w:rsidRDefault="00000000">
      <w:pPr>
        <w:pStyle w:val="Compact"/>
        <w:numPr>
          <w:ilvl w:val="0"/>
          <w:numId w:val="7"/>
        </w:numPr>
        <w:rPr>
          <w:rFonts w:ascii="Aptos" w:hAnsi="Aptos"/>
        </w:rPr>
      </w:pPr>
      <w:r>
        <w:rPr>
          <w:rFonts w:ascii="Aptos" w:hAnsi="Aptos"/>
        </w:rPr>
        <w:t>Fig S1b water-stress arrows (“AI generated”): the schematic has been redrawn with a single explicit water-stress path and no decorative connectors.</w:t>
      </w:r>
    </w:p>
    <w:p w14:paraId="276C6756" w14:textId="77777777" w:rsidR="00EE4E82" w:rsidRPr="0097218A" w:rsidRDefault="00000000">
      <w:pPr>
        <w:pStyle w:val="Compact"/>
        <w:numPr>
          <w:ilvl w:val="0"/>
          <w:numId w:val="7"/>
        </w:numPr>
        <w:rPr>
          <w:rFonts w:ascii="Aptos" w:hAnsi="Aptos"/>
        </w:rPr>
      </w:pPr>
      <w:r>
        <w:rPr>
          <w:rFonts w:ascii="Aptos" w:hAnsi="Aptos"/>
        </w:rPr>
        <w:t>“land allocation” — how does it handle different crops: clarified that land allocation operates on the regional representative-crop aggregate, consistent with the single-cereal design in (ii).</w:t>
      </w:r>
    </w:p>
    <w:p w14:paraId="04C50C36" w14:textId="77777777" w:rsidR="00EE4E82" w:rsidRPr="0097218A" w:rsidRDefault="00000000">
      <w:pPr>
        <w:pStyle w:val="Compact"/>
        <w:numPr>
          <w:ilvl w:val="0"/>
          <w:numId w:val="7"/>
        </w:numPr>
        <w:rPr>
          <w:rFonts w:ascii="Aptos" w:hAnsi="Aptos"/>
        </w:rPr>
      </w:pPr>
      <w:r>
        <w:rPr>
          <w:rFonts w:ascii="Aptos" w:hAnsi="Aptos"/>
        </w:rPr>
        <w:t>“a single farm soil status” — one farm per pixel? regional average?: clarified per (i): a modeled soil at a specified % of regional mean SOC, not a pixel.</w:t>
      </w:r>
    </w:p>
    <w:p w14:paraId="16722F6A" w14:textId="77777777" w:rsidR="00EE4E82" w:rsidRPr="0097218A" w:rsidRDefault="00000000">
      <w:pPr>
        <w:pStyle w:val="Compact"/>
        <w:numPr>
          <w:ilvl w:val="0"/>
          <w:numId w:val="7"/>
        </w:numPr>
        <w:rPr>
          <w:rFonts w:ascii="Aptos" w:hAnsi="Aptos"/>
        </w:rPr>
      </w:pPr>
      <w:r>
        <w:rPr>
          <w:rFonts w:ascii="Aptos" w:hAnsi="Aptos"/>
        </w:rPr>
        <w:t>S13 FDME, GDAP acronyms: expanded on first use (FDME = Food Demand and Market Elasticities framework; GTAP corrected/expanded where it appeared).</w:t>
      </w:r>
    </w:p>
    <w:p w14:paraId="3591A709" w14:textId="77777777" w:rsidR="00EE4E82" w:rsidRPr="0097218A" w:rsidRDefault="00000000">
      <w:pPr>
        <w:pStyle w:val="Compact"/>
        <w:numPr>
          <w:ilvl w:val="0"/>
          <w:numId w:val="7"/>
        </w:numPr>
        <w:rPr>
          <w:rFonts w:ascii="Aptos" w:hAnsi="Aptos"/>
        </w:rPr>
      </w:pPr>
      <w:r>
        <w:rPr>
          <w:rFonts w:ascii="Aptos" w:hAnsi="Aptos"/>
        </w:rPr>
        <w:lastRenderedPageBreak/>
        <w:t>S13 “regional baseline yield” vs y_max: clarified — baseline yield is the observed FAOSTAT yield used as the calibration target; y_max is the fitted ceiling. See (iii).</w:t>
      </w:r>
    </w:p>
    <w:p w14:paraId="2FC1E095" w14:textId="77777777" w:rsidR="00EE4E82" w:rsidRPr="0097218A" w:rsidRDefault="00000000">
      <w:pPr>
        <w:pStyle w:val="Compact"/>
        <w:numPr>
          <w:ilvl w:val="0"/>
          <w:numId w:val="7"/>
        </w:numPr>
        <w:rPr>
          <w:rFonts w:ascii="Aptos" w:hAnsi="Aptos"/>
        </w:rPr>
      </w:pPr>
      <w:r>
        <w:rPr>
          <w:rFonts w:ascii="Aptos" w:hAnsi="Aptos"/>
        </w:rPr>
        <w:t>“regional SOC derived from” — mean or median: stated (cropland-area-weighted mean of SoilGrids pixels).</w:t>
      </w:r>
    </w:p>
    <w:p w14:paraId="3BD18594" w14:textId="77777777" w:rsidR="00EE4E82" w:rsidRPr="0097218A" w:rsidRDefault="00000000">
      <w:pPr>
        <w:pStyle w:val="Compact"/>
        <w:numPr>
          <w:ilvl w:val="0"/>
          <w:numId w:val="7"/>
        </w:numPr>
        <w:rPr>
          <w:rFonts w:ascii="Aptos" w:hAnsi="Aptos"/>
        </w:rPr>
      </w:pPr>
      <w:r>
        <w:rPr>
          <w:rFonts w:ascii="Aptos" w:hAnsi="Aptos"/>
        </w:rPr>
        <w:t>“regional climates parameterized with monthly T and precip” — source: added; see (iv).</w:t>
      </w:r>
    </w:p>
    <w:p w14:paraId="6FFE433F" w14:textId="77777777" w:rsidR="00EE4E82" w:rsidRPr="0097218A" w:rsidRDefault="00000000">
      <w:pPr>
        <w:pStyle w:val="Compact"/>
        <w:numPr>
          <w:ilvl w:val="0"/>
          <w:numId w:val="7"/>
        </w:numPr>
        <w:rPr>
          <w:rFonts w:ascii="Aptos" w:hAnsi="Aptos"/>
        </w:rPr>
      </w:pPr>
      <w:r>
        <w:rPr>
          <w:rFonts w:ascii="Aptos" w:hAnsi="Aptos"/>
        </w:rPr>
        <w:t>S19 “Broadbalk” = Rothamsted: identified explicitly as the Rothamsted Broadbalk Wheat Experiment (est. 1843).</w:t>
      </w:r>
    </w:p>
    <w:p w14:paraId="0866C8D8" w14:textId="77777777" w:rsidR="00EE4E82" w:rsidRPr="0097218A" w:rsidRDefault="00000000">
      <w:pPr>
        <w:pStyle w:val="Compact"/>
        <w:numPr>
          <w:ilvl w:val="0"/>
          <w:numId w:val="7"/>
        </w:numPr>
        <w:rPr>
          <w:rFonts w:ascii="Aptos" w:hAnsi="Aptos"/>
        </w:rPr>
      </w:pPr>
      <w:r>
        <w:rPr>
          <w:rFonts w:ascii="Aptos" w:hAnsi="Aptos"/>
        </w:rPr>
        <w:t>Broadbalk section should reference Fig S2: cross-reference added.</w:t>
      </w:r>
    </w:p>
    <w:p w14:paraId="6A33AACF" w14:textId="77777777" w:rsidR="00EE4E82" w:rsidRPr="0097218A" w:rsidRDefault="00000000">
      <w:pPr>
        <w:pStyle w:val="Compact"/>
        <w:numPr>
          <w:ilvl w:val="0"/>
          <w:numId w:val="7"/>
        </w:numPr>
        <w:rPr>
          <w:rFonts w:ascii="Aptos" w:hAnsi="Aptos"/>
        </w:rPr>
      </w:pPr>
      <w:r>
        <w:rPr>
          <w:rFonts w:ascii="Aptos" w:hAnsi="Aptos"/>
        </w:rPr>
        <w:t>Fig S2 red color undefined: defined in the caption.</w:t>
      </w:r>
    </w:p>
    <w:p w14:paraId="5B2CA4B5" w14:textId="77777777" w:rsidR="00EE4E82" w:rsidRPr="0097218A" w:rsidRDefault="00000000">
      <w:pPr>
        <w:pStyle w:val="Compact"/>
        <w:numPr>
          <w:ilvl w:val="0"/>
          <w:numId w:val="7"/>
        </w:numPr>
        <w:rPr>
          <w:rFonts w:ascii="Aptos" w:hAnsi="Aptos"/>
        </w:rPr>
      </w:pPr>
      <w:r>
        <w:rPr>
          <w:rFonts w:ascii="Aptos" w:hAnsi="Aptos"/>
        </w:rPr>
        <w:t>Caption over-interpretation (“scenario-based rather than site-specific”): trimmed from the figure caption and kept in the text.</w:t>
      </w:r>
    </w:p>
    <w:p w14:paraId="5AB7A7F7" w14:textId="77777777" w:rsidR="00EE4E82" w:rsidRPr="0097218A" w:rsidRDefault="00000000">
      <w:pPr>
        <w:pStyle w:val="Compact"/>
        <w:numPr>
          <w:ilvl w:val="0"/>
          <w:numId w:val="7"/>
        </w:numPr>
        <w:rPr>
          <w:rFonts w:ascii="Aptos" w:hAnsi="Aptos"/>
        </w:rPr>
      </w:pPr>
      <w:r>
        <w:rPr>
          <w:rFonts w:ascii="Aptos" w:hAnsi="Aptos"/>
        </w:rPr>
        <w:t>SOC-averaged-per-region only revealed on S33: moved to the main Methods (i).</w:t>
      </w:r>
    </w:p>
    <w:p w14:paraId="52B3A45E" w14:textId="77777777" w:rsidR="00EE4E82" w:rsidRPr="0097218A" w:rsidRDefault="00000000">
      <w:pPr>
        <w:pStyle w:val="Compact"/>
        <w:numPr>
          <w:ilvl w:val="0"/>
          <w:numId w:val="7"/>
        </w:numPr>
        <w:rPr>
          <w:rFonts w:ascii="Aptos" w:hAnsi="Aptos"/>
        </w:rPr>
      </w:pPr>
      <w:r>
        <w:rPr>
          <w:rFonts w:ascii="Aptos" w:hAnsi="Aptos"/>
        </w:rPr>
        <w:t>Spatial screen (Note 7) has a cryptic title and comes too late: retitled “Global soil-buffer and fertilizer-exposure screen (Figure 3),” and its data sources are summarized in the main Methods.</w:t>
      </w:r>
    </w:p>
    <w:p w14:paraId="50B58ABB" w14:textId="77777777" w:rsidR="00EE4E82" w:rsidRPr="0097218A" w:rsidRDefault="00000000">
      <w:pPr>
        <w:pStyle w:val="Compact"/>
        <w:numPr>
          <w:ilvl w:val="0"/>
          <w:numId w:val="7"/>
        </w:numPr>
        <w:rPr>
          <w:rFonts w:ascii="Aptos" w:hAnsi="Aptos"/>
        </w:rPr>
      </w:pPr>
      <w:r>
        <w:rPr>
          <w:rFonts w:ascii="Aptos" w:hAnsi="Aptos"/>
        </w:rPr>
        <w:t>“within-region SOC gradient” vs “SOC averaged per region”: reconciled — regional mean SOC sets the regional economics; the within-region gradient (10–200% of that mean) is the farm cross-section. Both are now defined together in the Methods.</w:t>
      </w:r>
    </w:p>
    <w:p w14:paraId="5F9806F1" w14:textId="77777777" w:rsidR="00EE4E82" w:rsidRPr="0097218A" w:rsidRDefault="00000000">
      <w:pPr>
        <w:pStyle w:val="Compact"/>
        <w:numPr>
          <w:ilvl w:val="0"/>
          <w:numId w:val="7"/>
        </w:numPr>
        <w:rPr>
          <w:rFonts w:ascii="Aptos" w:hAnsi="Aptos"/>
        </w:rPr>
      </w:pPr>
      <w:r>
        <w:rPr>
          <w:rFonts w:ascii="Aptos" w:hAnsi="Aptos"/>
        </w:rPr>
        <w:t>p.11 “region-specific behavioral parameters” undefined: enumerated (fertilizer-demand elasticity, food-demand elasticity, cross-price elasticity, land-response coefficient) with the regional table.</w:t>
      </w:r>
    </w:p>
    <w:p w14:paraId="664F31AD" w14:textId="77777777" w:rsidR="00EE4E82" w:rsidRPr="0097218A" w:rsidRDefault="00000000">
      <w:pPr>
        <w:pStyle w:val="Compact"/>
        <w:numPr>
          <w:ilvl w:val="0"/>
          <w:numId w:val="7"/>
        </w:numPr>
        <w:rPr>
          <w:rFonts w:ascii="Aptos" w:hAnsi="Aptos"/>
        </w:rPr>
      </w:pPr>
      <w:r>
        <w:rPr>
          <w:rFonts w:ascii="Aptos" w:hAnsi="Aptos"/>
        </w:rPr>
        <w:t>p.12 “water-stress floor”: defined (yield floored at 30% of baseline under severe stress to represent non-zero minimum biomass).</w:t>
      </w:r>
    </w:p>
    <w:p w14:paraId="0731A9CB" w14:textId="2BF0DE6E" w:rsidR="00EE4E82" w:rsidRPr="0097218A" w:rsidRDefault="003300FC">
      <w:pPr>
        <w:rPr>
          <w:rFonts w:ascii="Aptos" w:hAnsi="Aptos"/>
        </w:rPr>
      </w:pPr>
      <w:r>
        <w:rPr>
          <w:noProof/>
        </w:rPr>
        <mc:AlternateContent>
          <mc:Choice Requires="wps">
            <w:drawing>
              <wp:inline distT="0" distB="0" distL="0" distR="0" wp14:anchorId="091E30E6" wp14:editId="193546FC">
                <wp:extent cx="5943600" cy="13970"/>
                <wp:effectExtent l="9525" t="5080" r="9525" b="9525"/>
                <wp:docPr id="80972035"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62DE948"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BQHq332QAAAAMBAAAPAAAAZHJzL2Rvd25yZXYu eG1sTI/BTsMwEETvSP0Ha5G4UYcgqhLiVCmi10q0lYCbGy921HgdxW4T/p6FC1xGGs1q5m25mnwn LjjENpCCu3kGAqkJpiWr4LDf3C5BxKTJ6C4QKvjCCKtqdlXqwoSRXvGyS1ZwCcVCK3Ap9YWUsXHo dZyHHomzzzB4ndgOVppBj1zuO5ln2UJ63RIvON3js8PmtDt7BS/9x7Z+sFHWb8m9n8J63LitVerm eqqfQCSc0t8x/OAzOlTMdAxnMlF0CviR9KucPd4v2B4V5DnIqpT/2atvAAAA//8DAFBLAQItABQA BgAIAAAAIQC2gziS/gAAAOEBAAATAAAAAAAAAAAAAAAAAAAAAABbQ29udGVudF9UeXBlc10ueG1s UEsBAi0AFAAGAAgAAAAhADj9If/WAAAAlAEAAAsAAAAAAAAAAAAAAAAALwEAAF9yZWxzLy5yZWxz UEsBAi0AFAAGAAgAAAAhAHYGBrQpAgAAPwQAAA4AAAAAAAAAAAAAAAAALgIAAGRycy9lMm9Eb2Mu eG1sUEsBAi0AFAAGAAgAAAAhAFAerffZAAAAAwEAAA8AAAAAAAAAAAAAAAAAgwQAAGRycy9kb3du cmV2LnhtbFBLBQYAAAAABAAEAPMAAACJBQAAAAA= " filled="f">
                <o:lock v:ext="edit" rotation="t" aspectratio="t" verticies="t" text="t" shapetype="t"/>
                <w10:anchorlock/>
              </v:rect>
            </w:pict>
          </mc:Fallback>
        </mc:AlternateContent>
      </w:r>
    </w:p>
    <w:p w14:paraId="174B9276" w14:textId="77777777" w:rsidR="00EE4E82" w:rsidRPr="0097218A" w:rsidRDefault="00000000">
      <w:pPr>
        <w:pStyle w:val="Heading2"/>
        <w:rPr>
          <w:rFonts w:ascii="Aptos" w:hAnsi="Aptos"/>
          <w:b w:val="0"/>
          <w:bCs w:val="0"/>
        </w:rPr>
      </w:pPr>
      <w:bookmarkStart w:id="13" w:name="referee-1"/>
      <w:bookmarkEnd w:id="1"/>
      <w:bookmarkEnd w:id="12"/>
      <w:r>
        <w:rPr>
          <w:rFonts w:ascii="Aptos" w:hAnsi="Aptos"/>
          <w:b w:val="0"/>
          <w:bCs w:val="0"/>
        </w:rPr>
        <w:t>Referee 1</w:t>
      </w:r>
    </w:p>
    <w:p w14:paraId="493E77CF" w14:textId="16A9ACA2" w:rsidR="00EE4E82" w:rsidRPr="0097218A" w:rsidRDefault="00833C44">
      <w:pPr>
        <w:pStyle w:val="FirstParagraph"/>
        <w:rPr>
          <w:rFonts w:ascii="Aptos" w:hAnsi="Aptos"/>
        </w:rPr>
      </w:pPr>
      <w:r>
        <w:rPr>
          <w:rFonts w:ascii="Aptos" w:hAnsi="Aptos"/>
        </w:rPr>
        <w:t xml:space="preserve">We thank reviewer for the helpful editorial feedback, which we address below.</w:t>
      </w:r>
    </w:p>
    <w:p w14:paraId="7C8709DA" w14:textId="77777777" w:rsidR="00EE4E82" w:rsidRPr="0097218A" w:rsidRDefault="00000000">
      <w:pPr>
        <w:pStyle w:val="Heading3"/>
        <w:rPr>
          <w:rFonts w:ascii="Aptos" w:hAnsi="Aptos"/>
          <w:b w:val="0"/>
          <w:bCs w:val="0"/>
        </w:rPr>
      </w:pPr>
      <w:bookmarkStart w:id="14" w:name="abstract"/>
      <w:r>
        <w:rPr>
          <w:rFonts w:ascii="Aptos" w:hAnsi="Aptos"/>
          <w:b w:val="0"/>
          <w:bCs w:val="0"/>
        </w:rPr>
        <w:t>Abstract</w:t>
      </w:r>
    </w:p>
    <w:p w14:paraId="6391DF3D" w14:textId="77777777" w:rsidR="00EE4E82" w:rsidRPr="0097218A" w:rsidRDefault="00000000">
      <w:pPr>
        <w:pStyle w:val="Compact"/>
        <w:numPr>
          <w:ilvl w:val="0"/>
          <w:numId w:val="8"/>
        </w:numPr>
        <w:rPr>
          <w:rFonts w:ascii="Aptos" w:hAnsi="Aptos"/>
        </w:rPr>
      </w:pPr>
      <w:r>
        <w:rPr>
          <w:rFonts w:ascii="Aptos" w:hAnsi="Aptos"/>
        </w:rPr>
        <w:t>State “eight global agricultural regions” explicitly: done in the abstract’s opening.</w:t>
      </w:r>
    </w:p>
    <w:p w14:paraId="6E2E0857" w14:textId="77777777" w:rsidR="00EE4E82" w:rsidRPr="0097218A" w:rsidRDefault="00000000">
      <w:pPr>
        <w:pStyle w:val="Compact"/>
        <w:numPr>
          <w:ilvl w:val="0"/>
          <w:numId w:val="8"/>
        </w:numPr>
        <w:rPr>
          <w:rFonts w:ascii="Aptos" w:hAnsi="Aptos"/>
        </w:rPr>
      </w:pPr>
      <w:r>
        <w:rPr>
          <w:rFonts w:ascii="Aptos" w:hAnsi="Aptos"/>
        </w:rPr>
        <w:t>Replace “~5 percentage points” with a range: replaced with “2.6–4.6 percentage points.”</w:t>
      </w:r>
    </w:p>
    <w:p w14:paraId="7702E1FF" w14:textId="77777777" w:rsidR="00EE4E82" w:rsidRPr="0097218A" w:rsidRDefault="00000000">
      <w:pPr>
        <w:pStyle w:val="Compact"/>
        <w:numPr>
          <w:ilvl w:val="0"/>
          <w:numId w:val="8"/>
        </w:numPr>
        <w:rPr>
          <w:rFonts w:ascii="Aptos" w:hAnsi="Aptos"/>
        </w:rPr>
      </w:pPr>
      <w:r>
        <w:rPr>
          <w:rFonts w:ascii="Aptos" w:hAnsi="Aptos"/>
        </w:rPr>
        <w:t>Make the “second risk” sentence explicit: revised to “Persistent disruptions trigger a reinforcing feedback: lower yields reduce residue return, depleting SOM and weakening future nitrogen supply.”</w:t>
      </w:r>
    </w:p>
    <w:p w14:paraId="44A4DF29" w14:textId="77777777" w:rsidR="00EE4E82" w:rsidRPr="0097218A" w:rsidRDefault="00000000">
      <w:pPr>
        <w:pStyle w:val="Compact"/>
        <w:numPr>
          <w:ilvl w:val="0"/>
          <w:numId w:val="8"/>
        </w:numPr>
        <w:rPr>
          <w:rFonts w:ascii="Aptos" w:hAnsi="Aptos"/>
        </w:rPr>
      </w:pPr>
      <w:r>
        <w:rPr>
          <w:rFonts w:ascii="Aptos" w:hAnsi="Aptos"/>
        </w:rPr>
        <w:t>End with an implications statement: added “These results suggest soil-health investment and fertilizer access should be evaluated jointly in food-security risk planning.”</w:t>
      </w:r>
    </w:p>
    <w:p w14:paraId="0411F48D" w14:textId="77777777" w:rsidR="00EE4E82" w:rsidRPr="0097218A" w:rsidRDefault="00000000">
      <w:pPr>
        <w:pStyle w:val="Heading3"/>
        <w:rPr>
          <w:rFonts w:ascii="Aptos" w:hAnsi="Aptos"/>
          <w:b w:val="0"/>
          <w:bCs w:val="0"/>
        </w:rPr>
      </w:pPr>
      <w:bookmarkStart w:id="15" w:name="introduction"/>
      <w:bookmarkEnd w:id="14"/>
      <w:r>
        <w:rPr>
          <w:rFonts w:ascii="Aptos" w:hAnsi="Aptos"/>
          <w:b w:val="0"/>
          <w:bCs w:val="0"/>
        </w:rPr>
        <w:lastRenderedPageBreak/>
        <w:t>Introduction</w:t>
      </w:r>
    </w:p>
    <w:p w14:paraId="3FDF71BB" w14:textId="17492EE6" w:rsidR="00EE4E82" w:rsidRPr="0097218A" w:rsidRDefault="00000000">
      <w:pPr>
        <w:pStyle w:val="Compact"/>
        <w:numPr>
          <w:ilvl w:val="0"/>
          <w:numId w:val="9"/>
        </w:numPr>
        <w:rPr>
          <w:rFonts w:ascii="Aptos" w:hAnsi="Aptos"/>
        </w:rPr>
      </w:pPr>
      <w:r>
        <w:rPr>
          <w:rFonts w:ascii="Aptos" w:hAnsi="Aptos"/>
        </w:rPr>
        <w:t xml:space="preserve">Add a manuscript-structure paragraph: We drafted a structure paragraph: “The remainder of the paper is organized as follows. The Methods describe the coupled biophysical-economic model, its spatial scales and aggregation, and its regional parameterization. The Results present farm-level soil buffering, regional vulnerability to fertilizer shocks, and the erosion of the buffer under sustained disruption. The Discussion turns to policy implications and limitations.”, but prefer not to include it because it essentially describes the standard format of papers for this journal without adding much content in our opinion.</w:t>
      </w:r>
    </w:p>
    <w:p w14:paraId="7A1AE8B9" w14:textId="6D98EB85" w:rsidR="00EE4E82" w:rsidRPr="0097218A" w:rsidRDefault="00000000">
      <w:pPr>
        <w:pStyle w:val="Compact"/>
        <w:numPr>
          <w:ilvl w:val="0"/>
          <w:numId w:val="9"/>
        </w:numPr>
        <w:rPr>
          <w:rFonts w:ascii="Aptos" w:hAnsi="Aptos"/>
        </w:rPr>
      </w:pPr>
      <w:r>
        <w:rPr>
          <w:rFonts w:ascii="Aptos" w:hAnsi="Aptos"/>
        </w:rPr>
        <w:t>Explain why C is tracked, not N (line 45): the Methods states “C is the conserved currency in standard SOM models”; we now add the one-sentence rationale in the Introduction as well and rephrase per the reviewer’s wording note (below).</w:t>
      </w:r>
    </w:p>
    <w:p w14:paraId="755F0095" w14:textId="77777777" w:rsidR="00EE4E82" w:rsidRPr="0097218A" w:rsidRDefault="00000000">
      <w:pPr>
        <w:pStyle w:val="Compact"/>
        <w:numPr>
          <w:ilvl w:val="0"/>
          <w:numId w:val="9"/>
        </w:numPr>
        <w:rPr>
          <w:rFonts w:ascii="Aptos" w:hAnsi="Aptos"/>
        </w:rPr>
      </w:pPr>
      <w:r>
        <w:rPr>
          <w:rFonts w:ascii="Aptos" w:hAnsi="Aptos"/>
        </w:rPr>
        <w:t>Define “mineralization,” “partial-equilibrium,” “Mitscherlich function” on first use: brief definitions added at first mention.</w:t>
      </w:r>
    </w:p>
    <w:p w14:paraId="58A64C3D" w14:textId="77777777" w:rsidR="00EE4E82" w:rsidRPr="0097218A" w:rsidRDefault="00000000">
      <w:pPr>
        <w:pStyle w:val="Heading3"/>
        <w:rPr>
          <w:rFonts w:ascii="Aptos" w:hAnsi="Aptos"/>
          <w:b w:val="0"/>
          <w:bCs w:val="0"/>
        </w:rPr>
      </w:pPr>
      <w:bookmarkStart w:id="16" w:name="methods"/>
      <w:bookmarkEnd w:id="15"/>
      <w:r>
        <w:rPr>
          <w:rFonts w:ascii="Aptos" w:hAnsi="Aptos"/>
          <w:b w:val="0"/>
          <w:bCs w:val="0"/>
        </w:rPr>
        <w:t>Methods</w:t>
      </w:r>
    </w:p>
    <w:p w14:paraId="7EC7A097" w14:textId="77777777" w:rsidR="00EE4E82" w:rsidRPr="0097218A" w:rsidRDefault="00000000">
      <w:pPr>
        <w:pStyle w:val="Compact"/>
        <w:numPr>
          <w:ilvl w:val="0"/>
          <w:numId w:val="10"/>
        </w:numPr>
        <w:rPr>
          <w:rFonts w:ascii="Aptos" w:hAnsi="Aptos"/>
        </w:rPr>
      </w:pPr>
      <w:r>
        <w:rPr>
          <w:rFonts w:ascii="Aptos" w:hAnsi="Aptos"/>
        </w:rPr>
        <w:t>Simplified schematic equation in the main text with full derivation in SI: added a compact form of the two-sided water-stress function and the Mitscherlich yield equation to the main text; full derivations retained in the SI.</w:t>
      </w:r>
    </w:p>
    <w:p w14:paraId="4B68B84A" w14:textId="77777777" w:rsidR="00EE4E82" w:rsidRPr="0097218A" w:rsidRDefault="00000000">
      <w:pPr>
        <w:pStyle w:val="Compact"/>
        <w:numPr>
          <w:ilvl w:val="0"/>
          <w:numId w:val="10"/>
        </w:numPr>
        <w:rPr>
          <w:rFonts w:ascii="Aptos" w:hAnsi="Aptos"/>
        </w:rPr>
      </w:pPr>
      <w:commentRangeStart w:id="17"/>
      <w:r>
        <w:rPr>
          <w:rFonts w:ascii="Aptos" w:hAnsi="Aptos"/>
        </w:rPr>
        <w:t>Clarify how regional output-price changes (at mean SOC) apply to farms at different SOC</w:t>
      </w:r>
      <w:commentRangeEnd w:id="17"/>
      <w:r>
        <w:rPr>
          <w:rStyle w:val="CommentReference"/>
          <w:rFonts w:ascii="Aptos" w:hAnsi="Aptos"/>
          <w:sz w:val="24"/>
          <w:szCs w:val="24"/>
        </w:rPr>
        <w:commentReference w:id="17"/>
      </w:r>
      <w:r>
        <w:rPr>
          <w:rFonts w:ascii="Aptos" w:hAnsi="Aptos"/>
        </w:rPr>
        <w:t xml:space="preserve">; note competitive markets: the submitted Methods already includes the competitive-markets sentence; </w:t>
      </w:r>
      <w:del w:id="9007" w:author="Matthew Wallenstein" w:date="2026-08-29T12:00:00Z">
        <w:r>
          <w:rPr>
            <w:rFonts w:ascii="Aptos" w:hAnsi="Aptos"/>
          </w:rPr>
          <w:delText xml:space="preserve">we have tightened it and moved it adjacent to the new aggregation subsection so the logic is contiguous.</w:delText>
        </w:r>
      </w:del>
      <w:ins w:id="9008" w:author="Matthew Wallenstein" w:date="2026-08-29T12:00:00Z">
        <w:r>
          <w:rPr>
            <w:rFonts w:ascii="Aptos" w:hAnsi="Aptos"/>
          </w:rPr>
          <w:t xml:space="preserve">we have tightened it, moved it adjacent to the new aggregation subsection so the logic is contiguous, and added an operational statement in Methods: “the coupled model is solved once per region at the regional mean SOC, producing the regional price and fertilizer paths; farm-level responses at each point of the within-region SOC distribution are then computed under those same paths, with farm-specific nitrogen dynamics.”</w:t>
        </w:r>
      </w:ins>
    </w:p>
    <w:p w14:paraId="0B72DD41" w14:textId="77777777" w:rsidR="00EE4E82" w:rsidRPr="0097218A" w:rsidRDefault="00000000">
      <w:pPr>
        <w:pStyle w:val="Compact"/>
        <w:numPr>
          <w:ilvl w:val="0"/>
          <w:numId w:val="10"/>
        </w:numPr>
        <w:rPr>
          <w:rFonts w:ascii="Aptos" w:hAnsi="Aptos"/>
        </w:rPr>
      </w:pPr>
      <w:r>
        <w:rPr>
          <w:rFonts w:ascii="Aptos" w:hAnsi="Aptos"/>
        </w:rPr>
        <w:t>Provide a table of regional ε_F,PF values: the regional fertilizer-demand elasticity ε_F,PF (−0.20 NA to −0.50 SSA) and food-demand elasticity are tabulated by region in Supplementary Table 1; the regional fertilizer and crop prices are given in the Supplementary Methods (Regional fertilizer and crop price values) and the land-response coefficient in the economic-model equations. The revised Methods point to these explicitly for reproducibility.</w:t>
      </w:r>
    </w:p>
    <w:p w14:paraId="509ECF71" w14:textId="77777777" w:rsidR="00EE4E82" w:rsidRPr="0097218A" w:rsidRDefault="00000000">
      <w:pPr>
        <w:pStyle w:val="Compact"/>
        <w:numPr>
          <w:ilvl w:val="0"/>
          <w:numId w:val="10"/>
        </w:numPr>
        <w:rPr>
          <w:rFonts w:ascii="Aptos" w:hAnsi="Aptos"/>
        </w:rPr>
      </w:pPr>
      <w:r>
        <w:rPr>
          <w:rFonts w:ascii="Aptos" w:hAnsi="Aptos"/>
        </w:rPr>
        <w:t>Describe the spin-up procedure: a two-sentence description added to the main Methods (iterative spin-up to dynamic steady state from SoilGrids mean SOC under constant current management), with the full protocol retained in the SI.</w:t>
      </w:r>
    </w:p>
    <w:p w14:paraId="7789112B" w14:textId="77777777" w:rsidR="00EE4E82" w:rsidRPr="0097218A" w:rsidRDefault="00000000">
      <w:pPr>
        <w:pStyle w:val="Heading3"/>
        <w:rPr>
          <w:rFonts w:ascii="Aptos" w:hAnsi="Aptos"/>
          <w:b w:val="0"/>
          <w:bCs w:val="0"/>
        </w:rPr>
      </w:pPr>
      <w:bookmarkStart w:id="18" w:name="results"/>
      <w:bookmarkEnd w:id="16"/>
      <w:r>
        <w:rPr>
          <w:rFonts w:ascii="Aptos" w:hAnsi="Aptos"/>
          <w:b w:val="0"/>
          <w:bCs w:val="0"/>
        </w:rPr>
        <w:t>Results</w:t>
      </w:r>
    </w:p>
    <w:p w14:paraId="606486C5" w14:textId="1E902F7A" w:rsidR="00EE4E82" w:rsidRPr="0097218A" w:rsidRDefault="00000000">
      <w:pPr>
        <w:pStyle w:val="Compact"/>
        <w:numPr>
          <w:ilvl w:val="0"/>
          <w:numId w:val="11"/>
        </w:numPr>
        <w:rPr>
          <w:rFonts w:ascii="Aptos" w:hAnsi="Aptos"/>
        </w:rPr>
      </w:pPr>
      <w:r>
        <w:rPr>
          <w:rFonts w:ascii="Aptos" w:hAnsi="Aptos"/>
        </w:rPr>
        <w:t>Move the East Asia plateau explanation to a dedicated paragraph: the submitted Results devote a dedicated paragraph to this (high baseline N places yields on the Mitscherlich plateau); we have kept it as its own paragraph and added a signpost sentence so it is not read as buried.</w:t>
      </w:r>
    </w:p>
    <w:p w14:paraId="0B931FD7" w14:textId="77777777" w:rsidR="00EE4E82" w:rsidRPr="0097218A" w:rsidRDefault="00000000">
      <w:pPr>
        <w:pStyle w:val="Compact"/>
        <w:numPr>
          <w:ilvl w:val="0"/>
          <w:numId w:val="11"/>
        </w:numPr>
        <w:rPr>
          <w:rFonts w:ascii="Aptos" w:hAnsi="Aptos"/>
        </w:rPr>
      </w:pPr>
      <w:r>
        <w:rPr>
          <w:rFonts w:ascii="Aptos" w:hAnsi="Aptos"/>
        </w:rPr>
        <w:t xml:space="preserve">Quantify the “value of supply-side recovery”: the manuscript states the SC1–SC2 contrast as a ratio — a permanent physical constraint (SC1) produces roughly twice the year-30 yield loss of one that resolves over 20 years (SC2). We report it as a ratio rather than a single percentage-point figure to keep it consistent with the </w:t>
        <w:lastRenderedPageBreak/>
        <w:t>manuscript’s weighting; the underlying regional trajectories are in the deposited data.</w:t>
      </w:r>
    </w:p>
    <w:p w14:paraId="263940A4" w14:textId="77777777" w:rsidR="00EE4E82" w:rsidRPr="0097218A" w:rsidRDefault="00000000">
      <w:pPr>
        <w:pStyle w:val="Heading3"/>
        <w:rPr>
          <w:rFonts w:ascii="Aptos" w:hAnsi="Aptos"/>
          <w:b w:val="0"/>
          <w:bCs w:val="0"/>
        </w:rPr>
      </w:pPr>
      <w:bookmarkStart w:id="19" w:name="discussion"/>
      <w:bookmarkEnd w:id="18"/>
      <w:r>
        <w:rPr>
          <w:rFonts w:ascii="Aptos" w:hAnsi="Aptos"/>
          <w:b w:val="0"/>
          <w:bCs w:val="0"/>
        </w:rPr>
        <w:t>Discussion</w:t>
      </w:r>
    </w:p>
    <w:p w14:paraId="7D719CA1" w14:textId="77777777" w:rsidR="00EE4E82" w:rsidRPr="0097218A" w:rsidRDefault="00000000">
      <w:pPr>
        <w:pStyle w:val="Compact"/>
        <w:numPr>
          <w:ilvl w:val="0"/>
          <w:numId w:val="12"/>
        </w:numPr>
        <w:rPr>
          <w:rFonts w:ascii="Aptos" w:hAnsi="Aptos"/>
        </w:rPr>
      </w:pPr>
      <w:r>
        <w:rPr>
          <w:rFonts w:ascii="Aptos" w:hAnsi="Aptos"/>
        </w:rPr>
        <w:t>Distinguish (a) SOM buffering, (b) NUE improvement, (c) complementarity with subheadings/structure: the in-season-capture paragraph is restructured to make the three points sequential and explicit.</w:t>
      </w:r>
    </w:p>
    <w:p w14:paraId="0A92D084" w14:textId="77777777" w:rsidR="00EE4E82" w:rsidRPr="0097218A" w:rsidRDefault="00000000">
      <w:pPr>
        <w:pStyle w:val="Compact"/>
        <w:numPr>
          <w:ilvl w:val="0"/>
          <w:numId w:val="12"/>
        </w:numPr>
        <w:rPr>
          <w:rFonts w:ascii="Aptos" w:hAnsi="Aptos"/>
        </w:rPr>
      </w:pPr>
      <w:r>
        <w:rPr>
          <w:rFonts w:ascii="Aptos" w:hAnsi="Aptos"/>
        </w:rPr>
        <w:t>Smallholder vs. commercial farms: the submitted Discussion already raises liquidity-constrained smallholders; we expand it to contrast smallholder (credit/liquidity constraints, thin margins) with commercial (margin-stability motive under input-price volatility) responses.</w:t>
      </w:r>
    </w:p>
    <w:p w14:paraId="3D560D61" w14:textId="77777777" w:rsidR="00EE4E82" w:rsidRPr="0097218A" w:rsidRDefault="00000000">
      <w:pPr>
        <w:pStyle w:val="Compact"/>
        <w:numPr>
          <w:ilvl w:val="0"/>
          <w:numId w:val="12"/>
        </w:numPr>
        <w:rPr>
          <w:rFonts w:ascii="Aptos" w:hAnsi="Aptos"/>
        </w:rPr>
      </w:pPr>
      <w:r>
        <w:rPr>
          <w:rFonts w:ascii="Aptos" w:hAnsi="Aptos"/>
        </w:rPr>
        <w:t>Reference specific elasticity sensitivity (e.g., halving compresses year-10 loss ~25%): added with the explicit cross-reference to the revised Supplementary Figure S8.</w:t>
      </w:r>
    </w:p>
    <w:p w14:paraId="294C0946" w14:textId="2C82C050" w:rsidR="00EE4E82" w:rsidRPr="0097218A" w:rsidRDefault="00000000">
      <w:pPr>
        <w:pStyle w:val="Compact"/>
        <w:numPr>
          <w:ilvl w:val="0"/>
          <w:numId w:val="12"/>
        </w:numPr>
        <w:rPr>
          <w:rFonts w:ascii="Aptos" w:hAnsi="Aptos"/>
        </w:rPr>
      </w:pPr>
      <w:r>
        <w:rPr>
          <w:rFonts w:ascii="Aptos" w:hAnsi="Aptos"/>
        </w:rPr>
        <w:t xml:space="preserve">Link to EU Soil Monitoring Law, African Fertilizer &amp; Soil Health Summit, USDA conservation programs: the discussion names all three; we expand each with the specific channel the reviewer asks for (resilience-based incentives under the EU law; regional soil-health-investment recommendations for the Summit; payment rates linked to modeled SOM benefits for USDA programs).</w:t>
      </w:r>
    </w:p>
    <w:p w14:paraId="650C7D65" w14:textId="2F8533F2" w:rsidR="00EE4E82" w:rsidRPr="0097218A" w:rsidRDefault="00000000">
      <w:pPr>
        <w:pStyle w:val="Compact"/>
        <w:numPr>
          <w:ilvl w:val="0"/>
          <w:numId w:val="12"/>
        </w:numPr>
        <w:rPr>
          <w:rFonts w:ascii="Aptos" w:hAnsi="Aptos"/>
        </w:rPr>
      </w:pPr>
      <w:r>
        <w:rPr>
          <w:rFonts w:ascii="Aptos" w:hAnsi="Aptos"/>
        </w:rPr>
        <w:t xml:space="preserve">SSA parameterization lacks tropical validation — add research priorities: We added the OFRA-based tropical crop-response validation and note the limitations of appropriate datasets in the text.</w:t>
      </w:r>
    </w:p>
    <w:p w14:paraId="2B338A06" w14:textId="77777777" w:rsidR="00EE4E82" w:rsidRPr="0097218A" w:rsidRDefault="00000000">
      <w:pPr>
        <w:pStyle w:val="Heading3"/>
        <w:rPr>
          <w:rFonts w:ascii="Aptos" w:hAnsi="Aptos"/>
          <w:b w:val="0"/>
          <w:bCs w:val="0"/>
        </w:rPr>
      </w:pPr>
      <w:bookmarkStart w:id="20" w:name="conclusion"/>
      <w:bookmarkEnd w:id="19"/>
      <w:r>
        <w:rPr>
          <w:rFonts w:ascii="Aptos" w:hAnsi="Aptos"/>
          <w:b w:val="0"/>
          <w:bCs w:val="0"/>
        </w:rPr>
        <w:t>Conclusion</w:t>
      </w:r>
    </w:p>
    <w:p w14:paraId="7342C518" w14:textId="77777777" w:rsidR="00EE4E82" w:rsidRPr="0097218A" w:rsidRDefault="00000000">
      <w:pPr>
        <w:pStyle w:val="Compact"/>
        <w:numPr>
          <w:ilvl w:val="0"/>
          <w:numId w:val="13"/>
        </w:numPr>
        <w:rPr>
          <w:rFonts w:ascii="Aptos" w:hAnsi="Aptos"/>
        </w:rPr>
      </w:pPr>
      <w:r>
        <w:rPr>
          <w:rFonts w:ascii="Aptos" w:hAnsi="Aptos"/>
        </w:rPr>
        <w:t>Add a priority-research-directions sentence: added (targeted empirical work in low-SOC, high-exposure regions with refined regional parameterization of the soil-N depletion feedback).</w:t>
      </w:r>
    </w:p>
    <w:p w14:paraId="63901D68" w14:textId="77777777" w:rsidR="00EE4E82" w:rsidRPr="0097218A" w:rsidRDefault="00000000">
      <w:pPr>
        <w:pStyle w:val="Compact"/>
        <w:numPr>
          <w:ilvl w:val="0"/>
          <w:numId w:val="13"/>
        </w:numPr>
        <w:rPr>
          <w:rFonts w:ascii="Aptos" w:hAnsi="Aptos"/>
        </w:rPr>
      </w:pPr>
      <w:r>
        <w:rPr>
          <w:rFonts w:ascii="Aptos" w:hAnsi="Aptos"/>
        </w:rPr>
        <w:t>No new data/interpretation in the Conclusion: checked and confirmed; any figures/numbers appearing there also appear in Results or Discussion.</w:t>
      </w:r>
    </w:p>
    <w:p w14:paraId="2AC50A01" w14:textId="77777777" w:rsidR="00EE4E82" w:rsidRPr="0097218A" w:rsidRDefault="00000000">
      <w:pPr>
        <w:pStyle w:val="Heading3"/>
        <w:rPr>
          <w:rFonts w:ascii="Aptos" w:hAnsi="Aptos"/>
          <w:b w:val="0"/>
          <w:bCs w:val="0"/>
        </w:rPr>
      </w:pPr>
      <w:bookmarkStart w:id="21" w:name="language-formatting-proofreading"/>
      <w:bookmarkEnd w:id="20"/>
      <w:r>
        <w:rPr>
          <w:rFonts w:ascii="Aptos" w:hAnsi="Aptos"/>
          <w:b w:val="0"/>
          <w:bCs w:val="0"/>
        </w:rPr>
        <w:t>Language, formatting, proofreading</w:t>
      </w:r>
    </w:p>
    <w:p w14:paraId="641D9F6E" w14:textId="77777777" w:rsidR="00EE4E82" w:rsidRPr="0097218A" w:rsidRDefault="00000000">
      <w:pPr>
        <w:pStyle w:val="Compact"/>
        <w:numPr>
          <w:ilvl w:val="0"/>
          <w:numId w:val="14"/>
        </w:numPr>
        <w:rPr>
          <w:rFonts w:ascii="Aptos" w:hAnsi="Aptos"/>
        </w:rPr>
      </w:pPr>
      <w:r>
        <w:rPr>
          <w:rFonts w:ascii="Aptos" w:hAnsi="Aptos"/>
        </w:rPr>
        <w:t>Abstract “their effects depend partly on how much nitrogen soils can supply” → “the extent to which soils can supply nitrogen.”</w:t>
      </w:r>
    </w:p>
    <w:p w14:paraId="5F7A1B59" w14:textId="77777777" w:rsidR="00EE4E82" w:rsidRPr="0097218A" w:rsidRDefault="00000000">
      <w:pPr>
        <w:pStyle w:val="Compact"/>
        <w:numPr>
          <w:ilvl w:val="0"/>
          <w:numId w:val="14"/>
        </w:numPr>
        <w:rPr>
          <w:rFonts w:ascii="Aptos" w:hAnsi="Aptos"/>
        </w:rPr>
      </w:pPr>
      <w:r>
        <w:rPr>
          <w:rFonts w:ascii="Aptos" w:hAnsi="Aptos"/>
        </w:rPr>
        <w:t>Introduction “we use SOC as the observable stock proxy” → “we use SOC as a proxy for the observable stock.”</w:t>
      </w:r>
    </w:p>
    <w:p w14:paraId="184E6F1E" w14:textId="489EFBE5" w:rsidR="00EE4E82" w:rsidRPr="0097218A" w:rsidRDefault="003300FC">
      <w:pPr>
        <w:rPr>
          <w:rFonts w:ascii="Aptos" w:hAnsi="Aptos"/>
        </w:rPr>
      </w:pPr>
      <w:r>
        <w:rPr>
          <w:noProof/>
        </w:rPr>
        <mc:AlternateContent>
          <mc:Choice Requires="wps">
            <w:drawing>
              <wp:inline distT="0" distB="0" distL="0" distR="0" wp14:anchorId="7FEF8E2A" wp14:editId="69C1BDE5">
                <wp:extent cx="5943600" cy="13970"/>
                <wp:effectExtent l="9525" t="5080" r="9525" b="9525"/>
                <wp:docPr id="430424485"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8D36AE"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Bga0KQIAAD8EAAAOAAAAZHJzL2Uyb0RvYy54bWysU8Fu2zAMvQ/YPwi6L07SpG2MOEWRtsOA bivW7AMUWbaFSaJGKXGyry+lpGm23Yb5YJAi9fT4SM5vdtawrcKgwVV8NBhyppyEWru24t9XDx+u OQtRuFoYcKriexX4zeL9u3nvSzWGDkytkBGIC2XvK97F6MuiCLJTVoQBeOUo2ABaEcnFtqhR9IRu TTEeDi+LHrD2CFKFQKd3hyBfZPymUTJ+bZqgIjMVJ24x/zH/1+lfLOaibFH4TssjDfEPLKzQjh49 Qd2JKNgG9V9QVkuEAE0cSLAFNI2WKtdA1YyGf1Tz3Amvci0kTvAnmcL/g5Vfts/+CRP14B9B/gjM wTcgnUacrGUnXKtugychj0f3tY5PoF0kFuc5iNB3StS/H+cSVntPrc/JK7WLCSG5pH3R+1CeOCQn EBu27j9DTVfEJkKWddegTRxJMLbL3dufukeITNLhdDa5uBxSkyXFRhezq9zdQpSvlz2G+FGBZcmo OFJNGVxsH0NMZET5mpLecvCgjckDYhzrKz6bjqf5QgCj6xTMsmG7XhpkW5FGLH+5MhL0PM3qSINu tK349SlJlEmxe1fnV6LQ5mATE+OO6iRB0jiHcg31nsTB1B0qk7aOjA7wF2c9TXDFw8+NQMWZ+eSo C7PRZJJGPjuT6dWYHDyPrM8jwkmCqnjk7GAu42FNNh512+WGHVS5paY0Ogv2xupIlqY063jcqLQG 537Oetv7xQsAAAD//wMAUEsDBBQABgAIAAAAIQBQHq332QAAAAMBAAAPAAAAZHJzL2Rvd25yZXYu eG1sTI/BTsMwEETvSP0Ha5G4UYcgqhLiVCmi10q0lYCbGy921HgdxW4T/p6FC1xGGs1q5m25mnwn LjjENpCCu3kGAqkJpiWr4LDf3C5BxKTJ6C4QKvjCCKtqdlXqwoSRXvGyS1ZwCcVCK3Ap9YWUsXHo dZyHHomzzzB4ndgOVppBj1zuO5ln2UJ63RIvON3js8PmtDt7BS/9x7Z+sFHWb8m9n8J63LitVerm eqqfQCSc0t8x/OAzOlTMdAxnMlF0CviR9KucPd4v2B4V5DnIqpT/2atvAAAA//8DAFBLAQItABQA BgAIAAAAIQC2gziS/gAAAOEBAAATAAAAAAAAAAAAAAAAAAAAAABbQ29udGVudF9UeXBlc10ueG1s UEsBAi0AFAAGAAgAAAAhADj9If/WAAAAlAEAAAsAAAAAAAAAAAAAAAAALwEAAF9yZWxzLy5yZWxz UEsBAi0AFAAGAAgAAAAhAHYGBrQpAgAAPwQAAA4AAAAAAAAAAAAAAAAALgIAAGRycy9lMm9Eb2Mu eG1sUEsBAi0AFAAGAAgAAAAhAFAerffZAAAAAwEAAA8AAAAAAAAAAAAAAAAAgwQAAGRycy9kb3du cmV2LnhtbFBLBQYAAAAABAAEAPMAAACJBQAAAAA= " filled="f">
                <o:lock v:ext="edit" rotation="t" aspectratio="t" verticies="t" text="t" shapetype="t"/>
                <w10:anchorlock/>
              </v:rect>
            </w:pict>
          </mc:Fallback>
        </mc:AlternateContent>
      </w:r>
    </w:p>
    <w:p w14:paraId="14098680" w14:textId="24269E8A" w:rsidR="00EE4E82" w:rsidRPr="0097218A" w:rsidRDefault="00000000">
      <w:pPr>
        <w:pStyle w:val="Heading2"/>
        <w:rPr>
          <w:rFonts w:ascii="Aptos" w:hAnsi="Aptos"/>
          <w:b w:val="0"/>
          <w:bCs w:val="0"/>
        </w:rPr>
      </w:pPr>
      <w:bookmarkStart w:id="22" w:name="X4a9e0c156fb6a4aaf900a3d41e867be1758d5b8"/>
      <w:bookmarkEnd w:id="13"/>
      <w:bookmarkEnd w:id="21"/>
      <w:r>
        <w:rPr>
          <w:rFonts w:ascii="Aptos" w:hAnsi="Aptos"/>
          <w:b w:val="0"/>
          <w:bCs w:val="0"/>
        </w:rPr>
        <w:t xml:space="preserve">Analysis and figure tasks in this revision </w:t>
      </w:r>
    </w:p>
    <w:p w14:paraId="4C79A39B" w14:textId="79C55223" w:rsidR="00EE4E82" w:rsidRPr="0097218A" w:rsidRDefault="00000000">
      <w:pPr>
        <w:pStyle w:val="FirstParagraph"/>
        <w:rPr>
          <w:rFonts w:ascii="Aptos" w:hAnsi="Aptos"/>
        </w:rPr>
      </w:pPr>
      <w:del w:id="9001" w:author="Matthew Wallenstein" w:date="2026-08-29T12:00:00Z">
        <w:r>
          <w:rPr>
            <w:rFonts w:ascii="Aptos" w:hAnsi="Aptos"/>
          </w:rPr>
          <w:delText xml:space="preserve">Four items in this revision in addition to textual modifications and additions:</w:delText>
        </w:r>
      </w:del>
      <w:ins w:id="9002" w:author="Matthew Wallenstein" w:date="2026-08-29T12:00:00Z">
        <w:r>
          <w:rPr>
            <w:rFonts w:ascii="Aptos" w:hAnsi="Aptos"/>
          </w:rPr>
          <w:t xml:space="preserve">Five items in this revision in addition to textual modifications and additions:</w:t>
        </w:r>
      </w:ins>
    </w:p>
    <w:p w14:paraId="7186599B" w14:textId="39A9D9DB" w:rsidR="00EE4E82" w:rsidRPr="0097218A" w:rsidRDefault="00000000">
      <w:pPr>
        <w:pStyle w:val="Compact"/>
        <w:numPr>
          <w:ilvl w:val="0"/>
          <w:numId w:val="15"/>
        </w:numPr>
        <w:rPr>
          <w:rFonts w:ascii="Aptos" w:hAnsi="Aptos"/>
        </w:rPr>
      </w:pPr>
      <w:r>
        <w:rPr>
          <w:rFonts w:ascii="Aptos" w:hAnsi="Aptos"/>
        </w:rPr>
        <w:t xml:space="preserve">Tropical crop-response validation. The modeled SSA fertilizer-response was checked against the OFRA on-farm database (364 maize–nitrogen response functions); the modeled response is consistent with and conservative relative to the </w:t>
        <w:lastRenderedPageBreak/>
        <w:t>observed envelope (new SI figure). This closes R2(iii) and R2’s SSA-validation concern.</w:t>
      </w:r>
    </w:p>
    <w:p w14:paraId="4A288984" w14:textId="72652DC9" w:rsidR="00EE4E82" w:rsidRPr="0097218A" w:rsidRDefault="00000000">
      <w:pPr>
        <w:pStyle w:val="Compact"/>
        <w:numPr>
          <w:ilvl w:val="0"/>
          <w:numId w:val="15"/>
        </w:numPr>
        <w:rPr>
          <w:rFonts w:ascii="Aptos" w:hAnsi="Aptos"/>
        </w:rPr>
      </w:pPr>
      <w:r>
        <w:rPr>
          <w:rFonts w:ascii="Aptos" w:hAnsi="Aptos"/>
        </w:rPr>
        <w:t>Climate/soil-water provenance. The monthly climate inputs were re-derived from the ERA5 reanalysis (2001–2020 normals, Hargreaves PET) and the model re-run; headline results are unchanged (max Δ 0.54 pp; Spearman ρ = 0.98), with the ERA5 inputs now used directly in the Methods and the full old-versus-new comparison retained in the reproducibility archive as provenance.</w:t>
      </w:r>
    </w:p>
    <w:p w14:paraId="103070B0" w14:textId="5642FB98" w:rsidR="00EE4E82" w:rsidRPr="0097218A" w:rsidRDefault="00000000">
      <w:pPr>
        <w:pStyle w:val="Compact"/>
        <w:numPr>
          <w:ilvl w:val="0"/>
          <w:numId w:val="15"/>
        </w:numPr>
        <w:rPr>
          <w:rFonts w:ascii="Aptos" w:hAnsi="Aptos"/>
        </w:rPr>
      </w:pPr>
      <w:r>
        <w:rPr>
          <w:rFonts w:ascii="Aptos" w:hAnsi="Aptos"/>
        </w:rPr>
        <w:t>Figure S1 redraw. The model schematic was rebuilt with a single explicit water-stress path and no decorative connectors.</w:t>
      </w:r>
    </w:p>
    <w:p w14:paraId="2D5FBA59" w14:textId="6988F5EC" w:rsidR="00EE4E82" w:rsidRPr="0097218A" w:rsidRDefault="00000000">
      <w:pPr>
        <w:pStyle w:val="Compact"/>
        <w:numPr>
          <w:ilvl w:val="0"/>
          <w:numId w:val="15"/>
        </w:numPr>
        <w:rPr>
          <w:rFonts w:ascii="Aptos" w:hAnsi="Aptos"/>
        </w:rPr>
      </w:pPr>
      <w:r>
        <w:rPr>
          <w:rFonts w:ascii="Aptos" w:hAnsi="Aptos"/>
        </w:rPr>
        <w:t>Figure S6 correction. The buffer-ratio panel annotation was corrected to Spearman ρ = +0.07 (Pearson R² = 0.03), consistent with the revised SI and Table 3; the previous graphic showed a mislabeled value.</w:t>
      </w:r>
    </w:p>
    <w:p>
      <w:pPr>
        <w:rPr>
          <w:ins w:id="9003" w:author="Matthew Wallenstein" w:date="2026-08-29T12:00:00Z"/>
        </w:rPr>
      </w:pPr>
      <w:ins w:id="9004" w:author="Matthew Wallenstein" w:date="2026-08-29T12:00:00Z">
        <w:r>
          <w:t xml:space="preserve">Market-clearing consistency. In the course of this revision we identified, and removed, an internal inconsistency in the economic component: the food price was solved against a log-linear (Cobb–Douglas) approximation of the production response, while reported production came from the nonlinear biophysical model, so the price cleared a production change that differed from the reported one by up to 1.5 percentage points in year 1 (about 0.2 percentage points in the chronic phase). The market-clearing price is now solved directly against the biophysical production response by numerical root-finding at every timestep, so the reported yields and the production changes implicit in the food-price responses are the same quantity by construction (clearing residual below 10⁻⁸ at every step). Adopting the consistent clearing left all yield trajectories unchanged to reported precision (largest movement 0.05 percentage points) and raised year-10 food-price responses by roughly 1–2 percentage points in most regions; all price figures in the manuscript and SI have been updated accordingly.</w:t>
        </w:r>
      </w:ins>
    </w:p>
    <w:p w14:paraId="68183054" w14:textId="5DE0FF2E" w:rsidR="00EE4E82" w:rsidRPr="0097218A" w:rsidRDefault="00000000" w:rsidP="0097218A">
      <w:pPr>
        <w:pStyle w:val="FirstParagraph"/>
        <w:rPr>
          <w:rFonts w:ascii="Aptos" w:hAnsi="Aptos"/>
        </w:rPr>
      </w:pPr>
      <w:r>
        <w:rPr>
          <w:rFonts w:ascii="Aptos" w:hAnsi="Aptos"/>
        </w:rPr>
        <w:t xml:space="preserve">We also trimmed the Supplementary Information of passages now stated in the main-text Methods (for example the farm-definition text), so that relocating the fundamentals into the main text reduces rather than duplicates length, directly addressing Referee 2’s point (v). Together with the structural relocation of the model fundamentals into the main text, we hope that these changes fully address the reviewers’ concerns while preserving the paper’s central, positively-received contribution.</w:t>
      </w:r>
      <w:bookmarkEnd w:id="0"/>
      <w:bookmarkEnd w:id="22"/>
    </w:p>
    <w:sectPr w:rsidR="00EE4E82" w:rsidRPr="0097218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nning, Dale" w:date="2026-08-28T16:20:00Z" w:initials="DM">
    <w:p w14:paraId="6BD28567" w14:textId="77777777" w:rsidR="0045706E" w:rsidRDefault="0045706E" w:rsidP="0045706E">
      <w:pPr>
        <w:pStyle w:val="CommentText"/>
      </w:pPr>
      <w:r>
        <w:rPr>
          <w:rStyle w:val="CommentReference"/>
        </w:rPr>
        <w:annotationRef/>
      </w:r>
      <w:r>
        <w:t>Should we talk through how the error in the change in yield leads to the error in price response?</w:t>
      </w:r>
    </w:p>
  </w:comment>
  <w:comment w:id="5" w:author="Manning, Dale" w:date="2026-08-28T16:30:00Z" w:initials="DM">
    <w:p w14:paraId="0DF2A650" w14:textId="77777777" w:rsidR="00D608FA" w:rsidRDefault="00D608FA" w:rsidP="00D608FA">
      <w:pPr>
        <w:pStyle w:val="CommentText"/>
      </w:pPr>
      <w:r>
        <w:rPr>
          <w:rStyle w:val="CommentReference"/>
        </w:rPr>
        <w:annotationRef/>
      </w:r>
      <w:r>
        <w:t>I didn’t see this.</w:t>
      </w:r>
    </w:p>
  </w:comment>
  <w:comment w:id="7" w:author="Manning, Dale" w:date="2026-08-28T16:24:00Z" w:initials="DM">
    <w:p w14:paraId="56959849" w14:textId="77777777" w:rsidR="0045706E" w:rsidRDefault="0045706E" w:rsidP="0045706E">
      <w:pPr>
        <w:pStyle w:val="CommentText"/>
      </w:pPr>
      <w:r>
        <w:rPr>
          <w:rStyle w:val="CommentReference"/>
        </w:rPr>
        <w:annotationRef/>
      </w:r>
      <w:r>
        <w:t>Why about 2020?</w:t>
      </w:r>
    </w:p>
  </w:comment>
  <w:comment w:id="17" w:author="Manning, Dale" w:date="2026-08-28T16:32:00Z" w:initials="DM">
    <w:p w14:paraId="73C4C7AC" w14:textId="77777777" w:rsidR="00D608FA" w:rsidRDefault="00D608FA" w:rsidP="00D608FA">
      <w:pPr>
        <w:pStyle w:val="CommentText"/>
      </w:pPr>
      <w:r>
        <w:rPr>
          <w:rStyle w:val="CommentReference"/>
        </w:rPr>
        <w:annotationRef/>
      </w:r>
      <w:r>
        <w:t>We could more clearly state how this is clarified in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28567" w15:done="0"/>
  <w15:commentEx w15:paraId="0DF2A650" w15:done="0"/>
  <w15:commentEx w15:paraId="56959849" w15:done="0"/>
  <w15:commentEx w15:paraId="73C4C7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4BDE4F" w16cex:dateUtc="2026-08-28T20:20:00Z"/>
  <w16cex:commentExtensible w16cex:durableId="24B15465" w16cex:dateUtc="2026-08-28T20:30:00Z"/>
  <w16cex:commentExtensible w16cex:durableId="5F8CB75E" w16cex:dateUtc="2026-08-28T20:24:00Z"/>
  <w16cex:commentExtensible w16cex:durableId="5E217173" w16cex:dateUtc="2026-08-28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28567" w16cid:durableId="194BDE4F"/>
  <w16cid:commentId w16cid:paraId="0DF2A650" w16cid:durableId="24B15465"/>
  <w16cid:commentId w16cid:paraId="56959849" w16cid:durableId="5F8CB75E"/>
  <w16cid:commentId w16cid:paraId="73C4C7AC" w16cid:durableId="5E2171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C1DE" w14:textId="77777777" w:rsidR="00D80181" w:rsidRDefault="00D80181">
      <w:pPr>
        <w:spacing w:after="0"/>
      </w:pPr>
      <w:r>
        <w:separator/>
      </w:r>
    </w:p>
  </w:endnote>
  <w:endnote w:type="continuationSeparator" w:id="0">
    <w:p w14:paraId="33090142" w14:textId="77777777" w:rsidR="00D80181" w:rsidRDefault="00D801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717E5" w14:textId="77777777" w:rsidR="00D80181" w:rsidRDefault="00D80181">
      <w:r>
        <w:separator/>
      </w:r>
    </w:p>
  </w:footnote>
  <w:footnote w:type="continuationSeparator" w:id="0">
    <w:p w14:paraId="30E6C02B" w14:textId="77777777" w:rsidR="00D80181" w:rsidRDefault="00D80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E497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16290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4DE07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27232762">
    <w:abstractNumId w:val="0"/>
  </w:num>
  <w:num w:numId="2" w16cid:durableId="1781610234">
    <w:abstractNumId w:val="1"/>
  </w:num>
  <w:num w:numId="3" w16cid:durableId="370036365">
    <w:abstractNumId w:val="1"/>
  </w:num>
  <w:num w:numId="4" w16cid:durableId="121578608">
    <w:abstractNumId w:val="1"/>
  </w:num>
  <w:num w:numId="5" w16cid:durableId="913856121">
    <w:abstractNumId w:val="1"/>
  </w:num>
  <w:num w:numId="6" w16cid:durableId="1469978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617136">
    <w:abstractNumId w:val="1"/>
  </w:num>
  <w:num w:numId="8" w16cid:durableId="1585728086">
    <w:abstractNumId w:val="1"/>
  </w:num>
  <w:num w:numId="9" w16cid:durableId="739256388">
    <w:abstractNumId w:val="1"/>
  </w:num>
  <w:num w:numId="10" w16cid:durableId="2049641502">
    <w:abstractNumId w:val="1"/>
  </w:num>
  <w:num w:numId="11" w16cid:durableId="667245703">
    <w:abstractNumId w:val="1"/>
  </w:num>
  <w:num w:numId="12" w16cid:durableId="1258709904">
    <w:abstractNumId w:val="1"/>
  </w:num>
  <w:num w:numId="13" w16cid:durableId="89085953">
    <w:abstractNumId w:val="1"/>
  </w:num>
  <w:num w:numId="14" w16cid:durableId="312834552">
    <w:abstractNumId w:val="1"/>
  </w:num>
  <w:num w:numId="15" w16cid:durableId="131413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ning, Dale">
    <w15:presenceInfo w15:providerId="AD" w15:userId="S::dmanni16@utk.edu::06ea6679-e8cf-42db-8220-b24e5250c2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82"/>
    <w:rsid w:val="000F43D1"/>
    <w:rsid w:val="00116981"/>
    <w:rsid w:val="001B0956"/>
    <w:rsid w:val="003300FC"/>
    <w:rsid w:val="00376159"/>
    <w:rsid w:val="0045706E"/>
    <w:rsid w:val="004818A8"/>
    <w:rsid w:val="006B6BD4"/>
    <w:rsid w:val="007E31AE"/>
    <w:rsid w:val="00833C44"/>
    <w:rsid w:val="00964205"/>
    <w:rsid w:val="0097218A"/>
    <w:rsid w:val="00A06751"/>
    <w:rsid w:val="00A57849"/>
    <w:rsid w:val="00C46905"/>
    <w:rsid w:val="00D278C1"/>
    <w:rsid w:val="00D608FA"/>
    <w:rsid w:val="00D80181"/>
    <w:rsid w:val="00E76AB1"/>
    <w:rsid w:val="00EE4E82"/>
    <w:rsid w:val="00F319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B466"/>
  <w15:docId w15:val="{353F219E-FCE5-B643-B10F-3790DD50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116981"/>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rsid w:val="0045706E"/>
    <w:rPr>
      <w:sz w:val="16"/>
      <w:szCs w:val="16"/>
    </w:rPr>
  </w:style>
  <w:style w:type="paragraph" w:styleId="CommentText">
    <w:name w:val="annotation text"/>
    <w:basedOn w:val="Normal"/>
    <w:link w:val="CommentTextChar"/>
    <w:rsid w:val="0045706E"/>
    <w:rPr>
      <w:sz w:val="20"/>
      <w:szCs w:val="20"/>
    </w:rPr>
  </w:style>
  <w:style w:type="character" w:customStyle="1" w:styleId="CommentTextChar">
    <w:name w:val="Comment Text Char"/>
    <w:basedOn w:val="DefaultParagraphFont"/>
    <w:link w:val="CommentText"/>
    <w:rsid w:val="0045706E"/>
    <w:rPr>
      <w:sz w:val="20"/>
      <w:szCs w:val="20"/>
    </w:rPr>
  </w:style>
  <w:style w:type="paragraph" w:styleId="CommentSubject">
    <w:name w:val="annotation subject"/>
    <w:basedOn w:val="CommentText"/>
    <w:next w:val="CommentText"/>
    <w:link w:val="CommentSubjectChar"/>
    <w:rsid w:val="0045706E"/>
    <w:rPr>
      <w:b/>
      <w:bCs/>
    </w:rPr>
  </w:style>
  <w:style w:type="character" w:customStyle="1" w:styleId="CommentSubjectChar">
    <w:name w:val="Comment Subject Char"/>
    <w:basedOn w:val="CommentTextChar"/>
    <w:link w:val="CommentSubject"/>
    <w:rsid w:val="0045706E"/>
    <w:rPr>
      <w:b/>
      <w:bCs/>
      <w:sz w:val="20"/>
      <w:szCs w:val="20"/>
    </w:rPr>
  </w:style>
  <w:style w:type="paragraph" w:styleId="Revision">
    <w:name w:val="Revision"/>
    <w:hidden/>
    <w:rsid w:val="004570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d006307-e4a9-430f-af16-eea280431306}" enabled="1" method="Standard" siteId="{06219a4a-a835-44d5-afaf-3926343bfb89}"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11</Pages>
  <Words>4381</Words>
  <Characters>24975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 Wallenstein</dc:creator>
  <cp:keywords/>
  <cp:lastModifiedBy>Matthew Wallenstein</cp:lastModifiedBy>
  <cp:revision>3</cp:revision>
  <dcterms:created xsi:type="dcterms:W3CDTF">2026-08-20T18:42:00Z</dcterms:created>
  <dcterms:modified xsi:type="dcterms:W3CDTF">2026-08-28T20:34:00Z</dcterms:modified>
</cp:coreProperties>
</file>