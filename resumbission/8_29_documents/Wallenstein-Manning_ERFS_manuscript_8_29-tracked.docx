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rPr>
          <w:b/>
          <w:bCs/>
          <w:sz w:val="32"/>
          <w:szCs w:val="32"/>
        </w:rPr>
        <w:t>Soil organic matter buffers fertilizer supply disruptions</w:t>
      </w:r>
    </w:p>
    <w:p>
      <w:pPr>
        <w:pStyle w:val="Normal"/>
        <w:spacing w:lineRule="auto" w:line="480" w:before="0" w:after="200"/>
        <w:rPr/>
      </w:pPr>
      <w:r>
        <w:rPr/>
        <w:t>Matthew D. Wallenstein</w:t>
      </w:r>
      <w:r>
        <w:rPr>
          <w:vertAlign w:val="superscript"/>
        </w:rPr>
        <w:t>1,2</w:t>
      </w:r>
      <w:r>
        <w:rPr/>
        <w:t xml:space="preserve"> and Dale T. Manning</w:t>
      </w:r>
      <w:r>
        <w:rPr>
          <w:vertAlign w:val="superscript"/>
        </w:rPr>
        <w:t>3</w:t>
      </w:r>
    </w:p>
    <w:p>
      <w:pPr>
        <w:pStyle w:val="Normal"/>
        <w:spacing w:lineRule="auto" w:line="480" w:before="0" w:after="200"/>
        <w:rPr/>
      </w:pPr>
      <w:r>
        <w:rPr>
          <w:vertAlign w:val="superscript"/>
        </w:rPr>
        <w:t>1</w:t>
      </w:r>
      <w:r>
        <w:rPr/>
        <w:t xml:space="preserve">Syngenta Group, Basel, Switzerland. </w:t>
      </w:r>
      <w:r>
        <w:rPr>
          <w:vertAlign w:val="superscript"/>
        </w:rPr>
        <w:t>2</w:t>
      </w:r>
      <w:r>
        <w:rPr/>
        <w:t xml:space="preserve">Department of Soil and Crop Sciences, Colorado State University, Fort Collins, CO, USA. </w:t>
      </w:r>
      <w:r>
        <w:rPr>
          <w:vertAlign w:val="superscript"/>
        </w:rPr>
        <w:t xml:space="preserve"> 3</w:t>
      </w:r>
      <w:r>
        <w:rPr/>
        <w:t>Department of Agricultural and Resource Economics and Baker School of Public Policy, University of Tennessee, Knoxville, TN, USA.</w:t>
      </w:r>
    </w:p>
    <w:p>
      <w:pPr>
        <w:pStyle w:val="Normal"/>
        <w:spacing w:before="0" w:after="200"/>
        <w:rPr/>
      </w:pPr>
      <w:r>
        <w:rPr/>
        <w:t xml:space="preserve">Corresponding author: Matthew D. Wallenstein </w:t>
        <w:br/>
      </w:r>
    </w:p>
    <w:p>
      <w:pPr>
        <w:pStyle w:val="Normal"/>
        <w:spacing w:before="0" w:after="200"/>
        <w:rPr/>
      </w:pPr>
      <w:r>
        <w:rPr/>
        <w:t>Main text word count: ~5,450 words (excluding abstract, references, tables, and figure captions).</w:t>
      </w:r>
    </w:p>
    <w:p>
      <w:pPr>
        <w:pStyle w:val="Heading1"/>
        <w:rPr/>
      </w:pPr>
      <w:r>
        <w:rPr/>
        <w:t>Abstract</w:t>
      </w:r>
    </w:p>
    <w:p>
      <w:pPr>
        <w:pStyle w:val="Normal"/>
        <w:spacing w:lineRule="auto" w:line="480" w:before="0" w:after="200"/>
        <w:rPr/>
      </w:pPr>
      <w:r>
        <w:t xml:space="preserve">Fertilizer supply shocks do not translate directly into farm yield and financial losses: their effects depend partly on the extent to which soils can supply nitrogen when fertilizer use falls. Yet most frameworks used to evaluate impacts of fertilizer shocks treat soil buffering and economic exposure separately. We link soil nitrogen cycling, crop yield response and partial-equilibrium economics across eight global agricultural regions. Under a 100% fertilizer price spike, farmers reduce fertilizer purchases by 12–29%. Farms with higher soil organic matter (SOM) have smaller yield losses and </w:t>
      </w:r>
      <w:del w:id="9001" w:author="Matthew Wallenstein" w:date="2026-08-29T12:00:00Z">
        <w:r>
          <w:delText xml:space="preserve">up to2.5-4.2 percentage points smaller gross margin losses, with the largest contrast in Sub-Saharan Africa</w:delText>
        </w:r>
      </w:del>
      <w:ins w:id="9002" w:author="Matthew Wallenstein" w:date="2026-08-29T12:00:00Z">
        <w:r>
          <w:t xml:space="preserve">up to ~0.3-1.0 percentage points smaller gross-margin losses, with the largest contrasts in North America and Sub-Saharan Africa</w:t>
        </w:r>
      </w:ins>
      <w:r>
        <w:t xml:space="preserve">. Across regions, yield and gross-margin losses reflect interactions among soil buffering, fertilizer-demand elasticity, base-yield position and food-demand elasticity. Persistent disruptions trigger a reinforcing feedback: lower yields reduce residue return, depleting SOM and weakening future nitrogen supply. SOM therefore acts as a dynamic nitrogen resilience stock. It complements fertilizer access but cannot replace it, and erodes when disruptions persist. These results suggest that soil-health investment and fertilizer access should be evaluated jointly in food-security risk planning.</w:t>
      </w:r>
    </w:p>
    <w:p>
      <w:pPr>
        <w:pStyle w:val="Normal"/>
        <w:spacing w:lineRule="auto" w:line="480" w:before="0" w:after="200"/>
        <w:rPr/>
      </w:pPr>
      <w:r>
        <w:rPr/>
      </w:r>
    </w:p>
    <w:p>
      <w:pPr>
        <w:pStyle w:val="Normal"/>
        <w:spacing w:lineRule="auto" w:line="480" w:before="0" w:after="200"/>
        <w:rPr/>
      </w:pPr>
      <w:r>
        <w:rPr/>
      </w:r>
    </w:p>
    <w:p>
      <w:pPr>
        <w:pStyle w:val="Heading1"/>
        <w:rPr/>
      </w:pPr>
      <w:r>
        <w:rPr/>
        <w:t>Keywords</w:t>
      </w:r>
    </w:p>
    <w:p>
      <w:pPr>
        <w:pStyle w:val="Normal"/>
        <w:rPr/>
      </w:pPr>
      <w:r>
        <w:rPr/>
        <w:t>soil organic matter; soil organic carbon; fertilizer disruption; nitrogen resilience; food systems; partial-equilibrium modeling; cropping systems; Sub-Saharan Africa</w:t>
      </w:r>
    </w:p>
    <w:p>
      <w:pPr>
        <w:pStyle w:val="Heading1"/>
        <w:spacing w:lineRule="auto" w:line="480"/>
        <w:rPr/>
      </w:pPr>
      <w:r>
        <w:rPr/>
        <w:t>Plain language summary</w:t>
      </w:r>
    </w:p>
    <w:p>
      <w:pPr>
        <w:pStyle w:val="Normal"/>
        <w:spacing w:lineRule="auto" w:line="480" w:before="0" w:after="200"/>
        <w:rPr/>
      </w:pPr>
      <w:r>
        <w:rPr/>
        <w:t>Fertilizer is essential for modern farming, and shocks that suddenly raise its price or limit supply, like the 2022 Russia-Belarus export restrictions or the 2026 Strait of Hormuz crisis, can threaten food production. We built a model that links the soil nitrogen cycle with farm and market economics across eight world regions to ask how much soil organic matter buffers farms against these shocks. We find that soils richer in organic carbon support smaller yield and income losses when fertilizer prices spike, especially in places where farmers cannot easily replace nitrogen inputs. But the buffer is not unlimited. When disruptions last for years, declining crop yields return less plant material to the soil, degrading organic matter and weakening future buffering. Building soil organic matter therefore acts as a form of agricultural resilience: it cushions short-term shocks and limits the damage of longer ones. It cannot replace access to fertilizer, and it erodes when sustained shortages prevent crop residues from returning to soils. Soil-health investment and fertilizer access need to be evaluated together in food-security risk planning.</w:t>
      </w:r>
    </w:p>
    <w:p>
      <w:pPr>
        <w:pStyle w:val="Heading1"/>
        <w:rPr/>
      </w:pPr>
      <w:r>
        <w:rPr/>
        <w:t>Introduction</w:t>
      </w:r>
    </w:p>
    <w:p>
      <w:pPr>
        <w:pStyle w:val="Normal"/>
        <w:spacing w:lineRule="auto" w:line="480" w:before="0" w:after="200"/>
        <w:rPr/>
      </w:pPr>
      <w:r>
        <w:rPr/>
        <w:t>A fertilizer crisis lands differently on each farm. Recent fertilizer market disruptions, from the 2022 Russian and Belarusian fertilizer export restrictions to the 2026 Strait of Hormuz crisis, have shown how quickly geopolitical shocks become farm input shocks. The 2026 disruption effectively closed a transit corridor carrying roughly one-third of global fertilizer trade, driving urea prices up 37–50% within five weeks [1, 2]. North American and European commodity agriculture were generally better positioned to absorb the shock through several conventional buffers: domestic nitrogen production, forward purchasing contracts, and application rates that often leave room for reductions without proportional yield loss [3, 4]. The 2022 crisis followed a similar pattern, with global urea prices rising approximately 200% from late-2020 levels and DAP roughly tripling: North American nitrogen use declined approximately 3% while Sub-Saharan African use fell approximately 16% [5]. Yet price movements alone do not explain why the same disruption produces modest losses on one farm and severe losses on another.</w:t>
      </w:r>
    </w:p>
    <w:p>
      <w:pPr>
        <w:pStyle w:val="Normal"/>
        <w:spacing w:lineRule="auto" w:line="480" w:before="0" w:after="200"/>
        <w:rPr/>
      </w:pPr>
      <w:r>
        <w:rPr/>
        <w:t>These conventional buffers explain why acute fertilizer price spikes have historically produced limited measurable yield impacts on well-capitalized agriculture [6, 7]. They also help explain why food-security analyses and integrated assessment models focused on the impacts of short-run shocks often do not explicitly represent soil dynamics [8]. With more persistent shocks, the consequences of slow degradation of soil nitrogen buffering capacity become economically significant.</w:t>
      </w:r>
    </w:p>
    <w:p>
      <w:pPr>
        <w:pStyle w:val="Normal"/>
        <w:spacing w:lineRule="auto" w:line="480" w:before="0" w:after="200"/>
        <w:rPr/>
      </w:pPr>
      <w:r>
        <w:rPr/>
        <w:t>Two features of nitrogen supply disruptions are rarely coupled in current risk frameworks: Soil organic carbon (SOC), which helps determine how much yield a farmer loses per unit of forgone fertilizer, and the economic conditions that determine how farmers respond to reduced fertilizer supply. In most cropping systems, less than half of the nitrogen taken up by crops comes from that season’s fertilizer application, with the remainder mineralized from soil organic matter (SOM) [9–11]. Because C and N in the modelled SOM pools turn over at stable regional C:N ratios, we use SOC as a proxy for the observable stock of SOM-associated N supplying this buffer. The yield penalty for cutting fertilizer is therefore shaped by SOC: the same percentage reduction in purchased nitrogen produces different yield losses depending on how much mineralized nitrogen fills the gap. Higher SOC therefore reduces the yield loss caused by a given reduction in fertilizer application.</w:t>
      </w:r>
    </w:p>
    <w:p>
      <w:pPr>
        <w:pStyle w:val="Normal"/>
        <w:spacing w:lineRule="auto" w:line="480" w:before="0" w:after="200"/>
        <w:rPr/>
      </w:pPr>
      <w:r>
        <w:rPr/>
        <w:t>Bioeconomic models have previously linked soil carbon dynamics to agricultural productivity [12]. Our contribution is to quantify how the ability of SOM to supply N through mineralization changes the impacts of fertilizer shocks across farms, regions, and disruption durations. Here, we link soil nitrogen cycling, crop nitrogen response and partial-equilibrium economics to quantify how SOC and the efficiency of in-season N capture by crops shape yield sensitivity to fertilizer price disruptions across eight global agricultural regions. The model evaluates scenarios ranging from isolated fertilizer-demand response (no land response or fertilizer-demand feedback from food price) to full price-mediated adjustment, in which food prices and land area respond as fertilizer prices rise and yields change. It also examines physical supply constraints, in which trade disruptions cap the amount of nitrogen available (for example, supply-chain infrastructure damage). We distinguish the stock, the mechanism, and the management context. SOC is the stock variable tracked by the model. Mineralizable organic nitrogen is the mechanism through which SOC buffers fertilizer reductions. Soil health management, including crop residue retention, cover cropping, reduced tillage, and organic amendments, can influence that buffer, alongside climate, soil type and accumulated soil history.</w:t>
      </w:r>
    </w:p>
    <w:p>
      <w:pPr>
        <w:pStyle w:val="Normal"/>
        <w:spacing w:lineRule="auto" w:line="480" w:before="0" w:after="200"/>
        <w:rPr/>
      </w:pPr>
      <w:r>
        <w:rPr/>
        <w:t>We use this framework to connect three scales of resilience: farm-level buffering, regional behavioral and market responses, and the persistence of the soil buffer under prolonged disruption. Together, these analyses reframe SOM as a dynamic nitrogen resilience stock. This stock can be measured, managed and depleted. Alongside regional economic conditions, it helps determine whether a fertilizer shock is absorbed at the farm gate or transmitted into yield, margin and food-security losses. To map this mechanism globally, we use external soil and fertilizer-use datasets (SoilGrids, FAOSTAT, and the International Fertilizer Association, IFA) to classify countries that combine high fertilizer-shock exposure with low soil organic N buffering capacity.  We use a 100% fertilizer price spike as the headline shock scenario, which sits within the observed range of recent crises (urea up 37–50% during the 2026 Strait of Hormuz episode, prices roughly doubling to tripling during the 2021–2022 Russia–Belarus shock).</w:t>
      </w:r>
    </w:p>
    <w:p>
      <w:pPr>
        <w:pStyle w:val="Normal"/>
        <w:spacing w:lineRule="auto" w:line="480" w:before="0" w:after="200"/>
        <w:rPr/>
      </w:pPr>
      <w:r>
        <w:rPr/>
        <w:t>Applied across eight regions and three disruption durations, this framework reveals where SOM acts as a meaningful buffer, where regional economic conditions amplify or dampen that buffer, and how quickly sustained disruption erodes the soil nitrogen capital on which the buffer depends, with results that point toward soil-aware fertilizer-resilience policy.</w:t>
      </w:r>
    </w:p>
    <w:p>
      <w:pPr>
        <w:pStyle w:val="Heading2"/>
        <w:rPr/>
      </w:pPr>
      <w:r>
        <w:rPr/>
        <w:t>Methods</w:t>
      </w:r>
    </w:p>
    <w:p>
      <w:pPr>
        <w:pStyle w:val="Normal"/>
        <w:spacing w:lineRule="auto" w:line="480" w:before="0" w:after="200"/>
        <w:rPr/>
      </w:pPr>
      <w:r>
        <w:rPr>
          <w:b/>
        </w:rPr>
        <w:t>Modeling framework, scales, and aggregation</w:t>
      </w:r>
    </w:p>
    <w:p>
      <w:pPr>
        <w:pStyle w:val="Normal"/>
        <w:spacing w:lineRule="auto" w:line="480" w:before="0" w:after="200"/>
        <w:rPr/>
      </w:pPr>
      <w:r>
        <w:rPr/>
        <w:t>We couple a biophysical soil-nitrogen model with a partial-equilibrium economic model across eight global agricultural regions (North America, Europe, East Asia, South Asia, Southeast Asia, Latin America, Sub-Saharan Africa, and the Former Soviet Union/Central Asia; regional boundaries follow standard FAO groupings). The biophysical model resolves a monthly nitrogen balance and updates soil organic matter (SOM) pools annually; the economic model resolves regional fertilizer demand, food prices, and land allocation at annual timesteps. The two are coupled: the previous year's soil state sets the mineralized-nitrogen supply available to the economic module, and the economically determined fertilizer rate feeds back into the following year's nitrogen balance. Full model equations and derivations are given in the Supplementary Methods.</w:t>
      </w:r>
    </w:p>
    <w:p>
      <w:pPr>
        <w:pStyle w:val="Normal"/>
        <w:spacing w:lineRule="auto" w:line="480" w:before="0" w:after="200"/>
        <w:rPr/>
      </w:pPr>
      <w:r>
        <w:rPr/>
        <w:t>Within each region, farms are represented as modeled soil profiles positioned along the within-region SOC distribution, expressed as a percentage (10-200%) of the regional mean SOC. Each farm represents a point within this distribution rather than an actual georeferenced location: every farm in a region faces the same regional price shock and the same economic environment, and farms differ only in their soil carbon stock and the mineralized nitrogen it supplies. The within-region SOC gradient is therefore a cross-section of soil condition holding regional economics fixed, and it isolates the farm-level, management-relevant resilience lever (Figure 1).</w:t>
      </w:r>
    </w:p>
    <w:p>
      <w:pPr>
        <w:pStyle w:val="Normal"/>
        <w:spacing w:lineRule="auto" w:line="480" w:before="0" w:after="200"/>
        <w:rPr/>
      </w:pPr>
      <w:r>
        <w:rPr/>
        <w:t>Regional mean SOC (0-30 cm) is drawn from ISRIC SoilGrids 2.0, masked to cropland and area-weighted to the region using the MIRCA2000 cropped-area distribution [39]; the same pixel-to-country aggregation underlies the global screen in Figure 3. Regional synthetic-nitrogen application rates are from FAOSTAT, and biological nitrogen fixation is region-specific, derived from FAOSTAT legume-crop areas following Herridge et al, 2008 [38]. Regional fertilizer prices are 2019-2023 averages from IFA and FAO series (smoothing crisis-period distortions), and regional crop prices are production-weighted cereal averages from FAOSTAT producer-price series. Regional economic parameters and biophysical inputs are listed in Supplementary Table 1.</w:t>
      </w:r>
    </w:p>
    <w:p>
      <w:pPr>
        <w:pStyle w:val="Normal"/>
        <w:spacing w:lineRule="auto" w:line="480" w:before="0" w:after="200"/>
        <w:rPr/>
      </w:pPr>
      <w:r>
        <w:rPr/>
        <w:t>Regional market outcomes are evaluated at the regional mean SOC rather than integrated over the full within-region SOC distribution. Because the Mitscherlich yield response is concave in available nitrogen, aggregate yield across a heterogeneous soil distribution is strictly less than yield at the mean soil (Jensen's inequality); the price responses reported here therefore likely understate the true regional response in regions with wide within-region SOC variance, while the ordinal ranking across regions is preserved (Supplementary Methods).</w:t>
      </w:r>
    </w:p>
    <w:p>
      <w:pPr>
        <w:pStyle w:val="Normal"/>
        <w:spacing w:lineRule="auto" w:line="480" w:before="0" w:after="200"/>
        <w:rPr/>
      </w:pPr>
      <w:r>
        <w:rPr/>
        <w:t>Each region is represented by a single production-weighted cereal system rather than a crop-by-crop portfolio. The FAOSTAT synthetic-nitrogen rates are total agricultural-use nitrogen per hectare of cropland; in regions where a portion of synthetic nitrogen is applied to non-food or industrial crops, this attributes a regional-average intensity to the representative cereal and is an upper bound on food-crop intensity. This single-crop design is a deliberate simplification appropriate to a mechanism-focused resilience analysis; crop-resolved responses and dynamic rotation shifts under nitrogen scarcity are identified as extensions.</w:t>
      </w:r>
    </w:p>
    <w:p>
      <w:pPr>
        <w:pStyle w:val="Normal"/>
        <w:spacing w:lineRule="auto" w:line="480" w:before="0" w:after="200"/>
        <w:rPr/>
      </w:pPr>
      <w:r>
        <w:rPr/>
        <w:t>Crop nitrogen response follows a Mitscherlich (diminishing-returns) function, y = y_max (1 - exp(-c N_up)), capped by a stoichiometric nitrogen cost and modulated by a water-stress factor. The ceiling y_max is calibrated per region so that, at current total nitrogen availability (SOM mineralization from regional SOC, baseline biological fixation, and regional synthetic nitrogen), the response reproduces the observed production-weighted FAOSTAT cereal yield. The curvature c is a single cross-regional value; regional differences in response arise from y_max and from nitrogen availability, which is endogenous to SOC, not from c. Three yield quantities are distinguished: at zero total available nitrogen the response tends to a minimum-biomass floor; at zero synthetic nitrogen with contemporary SOM mineralization and biological fixation the model produces an emergent unfertilized yield well above that floor (a prediction, not a calibration target); and a separate region-specific empirical floor, from the world's longest unfertilized experiments and pre-industrial records (Morrow Plots and Sanborn Field, North America; Rothamsted Broadbalk and Hoosfield, Europe; ICRISAT Vertisol trials, South Asia; TSBF unfertilized controls, Sub-Saharan Africa; Pryanishnikov Institute trials, Former Soviet Union), sets the long-term depleted-soil lower bound toward which yield declines under sustained SOC loss. Only y_max is calibrated (to the FAOSTAT current yield at current N availability); c is fixed. Regional calibration targets, y_max values, the emergent zero-synthetic-nitrogen yields, and empirical floors are tabulated in the Supplementary Methods, and the modeled response is benchmarked against the graduated-treatment series of the Rothamsted Broadbalk experiment (Supplementary Note 1).</w:t>
      </w:r>
    </w:p>
    <w:p>
      <w:pPr>
        <w:pStyle w:val="Normal"/>
        <w:spacing w:lineRule="auto" w:line="480" w:before="0" w:after="200"/>
        <w:rPr/>
      </w:pPr>
      <w:r>
        <w:t xml:space="preserve">The monthly nitrogen balance is driven by monthly temperature and precipitation normals (2001-2020) for a benchmark cropping location in each region, obtained from the ERA5 reanalysis (via the Open-Meteo archive), with potential evapotranspiration computed by the Hargreaves method; the benchmark coordinates approximate each region's dominant cropping zone (for example, the US Corn Belt, the North China Plain, and the Indo-Gangetic Plain). Planting and maturity months follow the dominant regional cropping system and standard crop calendars (for example, winter wheat in Europe and rabi wheat in South Asia). Soil water-holding capacity enters through a SOC-mediated coupling with </w:t>
      </w:r>
      <w:del w:id="9003" w:author="Matthew Wallenstein" w:date="2026-08-29T12:00:00Z">
        <w:r>
          <w:delText xml:space="preserve">sensitivity 8.4 mm per percentage point of SOC (Minasny and McBratney [40])</w:delText>
        </w:r>
      </w:del>
      <w:ins w:id="9004" w:author="Matthew Wallenstein" w:date="2026-08-29T12:00:00Z">
        <w:r>
          <w:t xml:space="preserve">sensitivity 3.5 mm per percentage point of SOC, the meta-analytic central slope (Minasny and McBratney [40]); the 8.4 mm upper end of their reported range is used as a sensitivity bound</w:t>
        </w:r>
      </w:ins>
      <w:r>
        <w:t xml:space="preserve">; the water-stress factor scales potential yield by one minus the product of a regional baseline water deficit and the SOC-mediated adjustment, floored at 30% of baseline to represent non-zero minimum biomass under severe stress.</w:t>
      </w:r>
    </w:p>
    <w:p>
      <w:pPr>
        <w:pStyle w:val="Normal"/>
        <w:spacing w:lineRule="auto" w:line="480" w:before="0" w:after="200"/>
        <w:rPr/>
      </w:pPr>
      <w:r>
        <w:rPr/>
        <w:t>We track SOC as the model's carbon stock variable because C is the conserved currency in standard SOM models, and refer to SOM as the broader organic substrate (carbon plus nitrogen and other elements bound in soil aggregates and microbial residues) from which mineralization releases plant-available nitrogen. Within each region, C and N pools turn over together at a regionally calibrated, stable C:N ratio, so SOC and SOM move proportionally and SOC is the operational variable through which we track the buffer. The biophysical model uses a hybrid architecture that represents nitrogen availability at monthly timesteps while tracking SOM dynamics annually through a Century/RothC-style 3-pool framework [13, 14] (active, slow, passive pools; see Supplementary Methods for full parameterization). Monthly mineralization follows Q₁₀ temperature dependence modified by soil moisture, with mineral nitrogen carried between months as a state variable. During the growing season, crop nitrogen uptake follows a Mitscherlich function with baseline uptake efficiency of 0.75 (effective seasonal nitrogen use efficiency (NUE) ~55%). A water stress multiplier reduces yield when SOM loss degrades water-holding capacity, with yield floored at 30% of baseline to reflect non-zero minimum biomass under severe stress [9]. Carbon inputs derive from crop residue and root biomass, with regionally varying residue retention fractions (0.50–0.90) and regional carbon retention efficiency (CRE; range 0.20–0.35) calibrated to approximate SOC equilibrium under current management. Full model equations and regional parameters are provided in Supplementary Methods and Supplementary table 1.</w:t>
      </w:r>
    </w:p>
    <w:p>
      <w:pPr>
        <w:pStyle w:val="Normal"/>
        <w:spacing w:lineRule="auto" w:line="480" w:before="0" w:after="200"/>
        <w:rPr/>
      </w:pPr>
      <w:r>
        <w:rPr/>
        <w:t>To test structural sensitivity, we implemented a parallel microbially-explicit 4-pool SOM scheme in which all SOM formation is routed through microbial biomass [15–18]. Carbon use efficiency (CUE) varies with nitrogen availability following Wieder et al. [19] and Manzoni et al. [20]. Both models are initialized at dynamic steady state through iterative spinup (Supplementary Methods).</w:t>
      </w:r>
    </w:p>
    <w:p>
      <w:pPr>
        <w:pStyle w:val="Normal"/>
        <w:spacing w:lineRule="auto" w:line="480" w:before="0" w:after="200"/>
        <w:rPr/>
      </w:pPr>
      <w:r>
        <w:t xml:space="preserve">The water stress multiplier represents the SOM–water-holding capacity (WHC) coupling as a smooth two-sided function of SOC relative to the regional baseline. SOC loss reduces WHC linearly (</w:t>
      </w:r>
      <w:del w:id="9005" w:author="Matthew Wallenstein" w:date="2026-08-29T12:00:00Z">
        <w:r>
          <w:delText xml:space="preserve">sensitivity 8.4 mm WHC per percentage point SOC, consistent with the meta-analytic slope reported by</w:delText>
        </w:r>
      </w:del>
      <w:ins w:id="9006" w:author="Matthew Wallenstein" w:date="2026-08-29T12:00:00Z">
        <w:r>
          <w:t xml:space="preserve">sensitivity 3.5 mm WHC per percentage point SOC, the meta-analytic central slope reported by</w:t>
        </w:r>
      </w:ins>
      <w:r>
        <w:t xml:space="preserve"> Minasny &amp; McBratney [21]); SOC accumulation increases WHC with exponential saturation toward a ceiling (saturation scale 1.0 SOC unit) capturing the diminishing-returns behavior documented by Hudson [9]. Initial slopes on the loss and gain sides are matched, so the function is continuously differentiable at baseline SOC. Full equations and parameter values are given in Supplementary Methods.</w:t>
      </w:r>
    </w:p>
    <w:p>
      <w:pPr>
        <w:pStyle w:val="Normal"/>
        <w:spacing w:lineRule="auto" w:line="480" w:before="0" w:after="200"/>
        <w:rPr/>
      </w:pPr>
      <w:r>
        <w:t xml:space="preserve">The economic component implements a partial-equilibrium model [22] that resolves fertilizer demand, food prices, and land allocation at each annual timestep across the three price-mediated scenario tiers (S1–S3; table 1).</w:t>
      </w:r>
      <w:ins w:id="9001" w:author="Matthew Wallenstein" w:date="2026-08-29T12:00:00Z">
        <w:r>
          <w:t xml:space="preserve"> Food production and food prices are joint outputs of this component. The market-clearing food price is solved numerically at each timestep so that food demand equals the production response of the biophysical model itself: each candidate price implies a fertilizer rate through the demand elasticities, the monthly nitrogen balance is run at that rate, and the price is accepted only when demand equals the realized production change (Brent root-finding; clearing residual below 10⁻⁸ at every step of every published run). The local Mitscherlich elasticities reported in the Supplementary Information are diagnostics and do not enter the clearing, so the yield trajectories reported throughout and the production changes implicit in the food-price responses are the same quantity by construction.</w:t>
        </w:r>
      </w:ins>
      <w:r>
        <w:t xml:space="preserve"> Key economic parameters are the price elasticity of fertilizer demand (εF,PF: -0.20 for North America to -0.50 for Sub-Saharan Africa) and food demand elasticity (η: -0.30 to -0.70), with cross-elasticity terms (ε_F,PY between fertilizer demand and food price; ε_F,N for the soil-N depletion feedback active under sustained disruption in S3, SC1, and SC2) and a regional land-supply elasticity (ε_L,PY). Elasticities are drawn from the Food Demand and Market Elasticity (FDME) meta-elasticities framework with regional calibration [23–25]. The model is parameterized across eight regions covering 1,230 Mha cropland and 99 Tg N yr⁻¹ synthetic nitrogen, with SOC from ISRIC SoilGrids 2.0 [26] and application rates from IFA [27]/FAO [5] (Supplementary table 1). All results presented here use Scenario S3 (full behavioral response with regional price elasticities) unless noted.</w:t>
      </w:r>
    </w:p>
    <w:p>
      <w:pPr>
        <w:pStyle w:val="Normal"/>
        <w:spacing w:lineRule="auto" w:line="480" w:before="0" w:after="200"/>
        <w:rPr/>
      </w:pPr>
      <w:r>
        <w:t xml:space="preserve">Aggregate market clearing under regional supply and demand elasticities determines the regional output-price and fertilizer-demand responses to the shock. We use the output response at regional mean SOC levels to determine regional price changes that apply to farms at all levels of SOC. This simplification approximates output price responses driven by the distribution of SOC stocks within a region. Consistent with competitive output markets, individual farms' soil status affects their production response to changes in N inputs, but does not affect the price change they face</w:t>
      </w:r>
      <w:ins w:id="9002" w:author="Matthew Wallenstein" w:date="2026-08-29T12:00:00Z">
        <w:r>
          <w:t xml:space="preserve"> (operationally: the coupled model is solved once per region at the regional mean SOC, producing the regional price and fertilizer paths; farm-level responses at each point of the within-region SOC distribution are then computed under those same paths, with farm-specific nitrogen dynamics)</w:t>
        </w:r>
      </w:ins>
      <w:r>
        <w:t xml:space="preserve"> (full equations in Supplementary Methods).</w:t>
      </w:r>
    </w:p>
    <w:p>
      <w:pPr>
        <w:pStyle w:val="Normal"/>
        <w:spacing w:lineRule="auto" w:line="480" w:before="0" w:after="200"/>
        <w:rPr/>
      </w:pPr>
      <w:r>
        <w:rPr/>
        <w:t>Farm-level gross margin is computed under the simplifying assumption that producers adjust fertilizer while holding other input quantities and costs constant. We compute it as revenue minus fertilizer cost: revenue (yield × regional crop price, both per hectare) minus fertilizer cost (fertilizer applied × regional fertilizer price × (1 + price shock)). Regional fertilizer prices are 2019–2023 averages for urea equivalents from IFA and FAO commodity price series. Other production costs (seed, labor, land) are assumed constant across shock and baseline conditions; this calculation therefore captures percent changes in shock-driven margin impacts but not full economic profit or net farm income. All gross margin impacts are expressed as percentage changes from the no-shock baseline at each SOC level, isolating shock-specific resilience differences.</w:t>
      </w:r>
    </w:p>
    <w:p>
      <w:pPr>
        <w:pStyle w:val="Normal"/>
        <w:spacing w:lineRule="auto" w:line="480" w:before="0" w:after="200"/>
        <w:rPr/>
      </w:pPr>
      <w:r>
        <w:rPr/>
        <w:t>We varied two features of fertilizer disruption independently: the economic response channels permitted and the physical availability of fertilizer, and we then applied each scenario across multiple disruption durations. The behavioral-response tier (S1–S3) defines what the model allows farmers and markets to do in response to a common fertilizer price shock: S1 includes direct fertilizer-demand response only; S2 additionally allows food-price and land responses; S3 additionally allows fertilizer demand to respond to declining soil-N supply during sustained disruption through the depletion feedback (ε_F,N = −0.50). The physical-supply tier (SC1–SC2) retains the S3 behavioral channels and adds a physical fertilizer-supply cap that prevents farmers from increasing purchases even when prices rise: SC1 holds the cap permanently, SC2 relaxes it linearly over 20 years. Duration is a third independent axis: we apply S3 as a one-year pulse and as sustained 10- and 30-year disruptions. SC1 represents a permanent supply constraint, whereas SC2 represents a constraint that relaxes linearly to baseline over 20 years. Activating the depletion feedback in S3 makes the price-mediated headline scenario self-consistent with SC1/SC2 on this channel; the distinguishing feature of SC1/SC2 is therefore the physical supply cap alone. Unless noted, reported price-mediated results use S3 (Table 1).</w:t>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before="120" w:after="60"/>
        <w:rPr>
          <w:b/>
        </w:rPr>
      </w:pPr>
      <w:r>
        <w:rPr>
          <w:b/>
        </w:rPr>
        <w:t>Table 1. Scenario tiers used throughout the analysis</w:t>
      </w:r>
    </w:p>
    <w:tbl>
      <w:tblPr>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00"/>
        <w:gridCol w:w="1600"/>
        <w:gridCol w:w="1397"/>
        <w:gridCol w:w="1403"/>
        <w:gridCol w:w="1396"/>
        <w:gridCol w:w="1404"/>
      </w:tblGrid>
      <w:tr>
        <w:trPr/>
        <w:tc>
          <w:tcPr>
            <w:tcW w:w="1800" w:type="dxa"/>
            <w:tcBorders>
              <w:top w:val="single" w:sz="4" w:space="0" w:color="000000"/>
              <w:bottom w:val="single" w:sz="4" w:space="0" w:color="CCCCCC"/>
            </w:tcBorders>
          </w:tcPr>
          <w:p>
            <w:pPr>
              <w:pStyle w:val="Normal"/>
              <w:rPr/>
            </w:pPr>
            <w:r>
              <w:rPr>
                <w:b/>
                <w:sz w:val="18"/>
              </w:rPr>
              <w:t>Scenario</w:t>
            </w:r>
          </w:p>
        </w:tc>
        <w:tc>
          <w:tcPr>
            <w:tcW w:w="1600" w:type="dxa"/>
            <w:tcBorders>
              <w:top w:val="single" w:sz="4" w:space="0" w:color="000000"/>
              <w:bottom w:val="single" w:sz="4" w:space="0" w:color="CCCCCC"/>
            </w:tcBorders>
          </w:tcPr>
          <w:p>
            <w:pPr>
              <w:pStyle w:val="Normal"/>
              <w:rPr/>
            </w:pPr>
            <w:r>
              <w:rPr>
                <w:b/>
                <w:sz w:val="18"/>
              </w:rPr>
              <w:t>Price shock</w:t>
            </w:r>
          </w:p>
        </w:tc>
        <w:tc>
          <w:tcPr>
            <w:tcW w:w="1397" w:type="dxa"/>
            <w:tcBorders>
              <w:top w:val="single" w:sz="4" w:space="0" w:color="000000"/>
              <w:bottom w:val="single" w:sz="4" w:space="0" w:color="CCCCCC"/>
            </w:tcBorders>
          </w:tcPr>
          <w:p>
            <w:pPr>
              <w:pStyle w:val="Normal"/>
              <w:rPr/>
            </w:pPr>
            <w:r>
              <w:rPr>
                <w:b/>
                <w:sz w:val="18"/>
              </w:rPr>
              <w:t>Fert. demand</w:t>
            </w:r>
          </w:p>
        </w:tc>
        <w:tc>
          <w:tcPr>
            <w:tcW w:w="1403" w:type="dxa"/>
            <w:tcBorders>
              <w:top w:val="single" w:sz="4" w:space="0" w:color="000000"/>
              <w:bottom w:val="single" w:sz="4" w:space="0" w:color="CCCCCC"/>
            </w:tcBorders>
          </w:tcPr>
          <w:p>
            <w:pPr>
              <w:pStyle w:val="Normal"/>
              <w:rPr/>
            </w:pPr>
            <w:r>
              <w:rPr>
                <w:b/>
                <w:sz w:val="18"/>
              </w:rPr>
              <w:t>Food price</w:t>
            </w:r>
          </w:p>
        </w:tc>
        <w:tc>
          <w:tcPr>
            <w:tcW w:w="1396" w:type="dxa"/>
            <w:tcBorders>
              <w:top w:val="single" w:sz="4" w:space="0" w:color="000000"/>
              <w:bottom w:val="single" w:sz="4" w:space="0" w:color="CCCCCC"/>
            </w:tcBorders>
          </w:tcPr>
          <w:p>
            <w:pPr>
              <w:pStyle w:val="Normal"/>
              <w:rPr/>
            </w:pPr>
            <w:r>
              <w:rPr>
                <w:b/>
                <w:sz w:val="18"/>
              </w:rPr>
              <w:t>Land response</w:t>
            </w:r>
          </w:p>
        </w:tc>
        <w:tc>
          <w:tcPr>
            <w:tcW w:w="1404" w:type="dxa"/>
            <w:tcBorders>
              <w:top w:val="single" w:sz="4" w:space="0" w:color="000000"/>
              <w:bottom w:val="single" w:sz="4" w:space="0" w:color="CCCCCC"/>
            </w:tcBorders>
          </w:tcPr>
          <w:p>
            <w:pPr>
              <w:pStyle w:val="Normal"/>
              <w:rPr/>
            </w:pPr>
            <w:r>
              <w:rPr>
                <w:b/>
                <w:sz w:val="18"/>
              </w:rPr>
              <w:t>Supply ceiling</w:t>
            </w:r>
          </w:p>
        </w:tc>
      </w:tr>
      <w:tr>
        <w:trPr/>
        <w:tc>
          <w:tcPr>
            <w:tcW w:w="1800" w:type="dxa"/>
            <w:tcBorders>
              <w:top w:val="single" w:sz="4" w:space="0" w:color="CCCCCC"/>
              <w:bottom w:val="single" w:sz="4" w:space="0" w:color="CCCCCC"/>
            </w:tcBorders>
          </w:tcPr>
          <w:p>
            <w:pPr>
              <w:pStyle w:val="Normal"/>
              <w:rPr/>
            </w:pPr>
            <w:r>
              <w:rPr>
                <w:sz w:val="18"/>
              </w:rPr>
              <w:t>S1 (fertilizer-demand response only)</w:t>
            </w:r>
          </w:p>
        </w:tc>
        <w:tc>
          <w:tcPr>
            <w:tcW w:w="1600" w:type="dxa"/>
            <w:tcBorders>
              <w:top w:val="single" w:sz="4" w:space="0" w:color="CCCCCC"/>
              <w:bottom w:val="single" w:sz="4" w:space="0" w:color="CCCCCC"/>
            </w:tcBorders>
          </w:tcPr>
          <w:p>
            <w:pPr>
              <w:pStyle w:val="Normal"/>
              <w:rPr/>
            </w:pPr>
            <w:r>
              <w:rPr>
                <w:sz w:val="18"/>
              </w:rPr>
              <w:t>Exogenous</w:t>
            </w:r>
          </w:p>
        </w:tc>
        <w:tc>
          <w:tcPr>
            <w:tcW w:w="1397" w:type="dxa"/>
            <w:tcBorders>
              <w:top w:val="single" w:sz="4" w:space="0" w:color="CCCCCC"/>
              <w:bottom w:val="single" w:sz="4" w:space="0" w:color="CCCCCC"/>
            </w:tcBorders>
          </w:tcPr>
          <w:p>
            <w:pPr>
              <w:pStyle w:val="Normal"/>
              <w:rPr/>
            </w:pPr>
            <w:r>
              <w:rPr>
                <w:sz w:val="18"/>
              </w:rPr>
              <w:t>εF,PF only</w:t>
            </w:r>
          </w:p>
        </w:tc>
        <w:tc>
          <w:tcPr>
            <w:tcW w:w="1403" w:type="dxa"/>
            <w:tcBorders>
              <w:top w:val="single" w:sz="4" w:space="0" w:color="CCCCCC"/>
              <w:bottom w:val="single" w:sz="4" w:space="0" w:color="CCCCCC"/>
            </w:tcBorders>
          </w:tcPr>
          <w:p>
            <w:pPr>
              <w:pStyle w:val="Normal"/>
              <w:rPr/>
            </w:pPr>
            <w:r>
              <w:rPr>
                <w:sz w:val="18"/>
              </w:rPr>
              <w:t>Fixed</w:t>
            </w:r>
          </w:p>
        </w:tc>
        <w:tc>
          <w:tcPr>
            <w:tcW w:w="1396" w:type="dxa"/>
            <w:tcBorders>
              <w:top w:val="single" w:sz="4" w:space="0" w:color="CCCCCC"/>
              <w:bottom w:val="single" w:sz="4" w:space="0" w:color="CCCCCC"/>
            </w:tcBorders>
          </w:tcPr>
          <w:p>
            <w:pPr>
              <w:pStyle w:val="Normal"/>
              <w:rPr/>
            </w:pPr>
            <w:r>
              <w:rPr>
                <w:sz w:val="18"/>
              </w:rPr>
              <w:t>Fixed</w:t>
            </w:r>
          </w:p>
        </w:tc>
        <w:tc>
          <w:tcPr>
            <w:tcW w:w="1404" w:type="dxa"/>
            <w:tcBorders>
              <w:top w:val="single" w:sz="4" w:space="0" w:color="CCCCCC"/>
              <w:bottom w:val="single" w:sz="4" w:space="0" w:color="CCCCCC"/>
            </w:tcBorders>
          </w:tcPr>
          <w:p>
            <w:pPr>
              <w:pStyle w:val="Normal"/>
              <w:rPr/>
            </w:pPr>
            <w:r>
              <w:rPr>
                <w:sz w:val="18"/>
              </w:rPr>
              <w:t>None</w:t>
            </w:r>
          </w:p>
        </w:tc>
      </w:tr>
      <w:tr>
        <w:trPr/>
        <w:tc>
          <w:tcPr>
            <w:tcW w:w="1800" w:type="dxa"/>
            <w:tcBorders>
              <w:top w:val="single" w:sz="4" w:space="0" w:color="CCCCCC"/>
              <w:bottom w:val="single" w:sz="4" w:space="0" w:color="CCCCCC"/>
            </w:tcBorders>
          </w:tcPr>
          <w:p>
            <w:pPr>
              <w:pStyle w:val="Normal"/>
              <w:rPr/>
            </w:pPr>
            <w:r>
              <w:rPr>
                <w:sz w:val="18"/>
              </w:rPr>
              <w:t>S2 (land expansion)</w:t>
            </w:r>
          </w:p>
        </w:tc>
        <w:tc>
          <w:tcPr>
            <w:tcW w:w="1600" w:type="dxa"/>
            <w:tcBorders>
              <w:top w:val="single" w:sz="4" w:space="0" w:color="CCCCCC"/>
              <w:bottom w:val="single" w:sz="4" w:space="0" w:color="CCCCCC"/>
            </w:tcBorders>
          </w:tcPr>
          <w:p>
            <w:pPr>
              <w:pStyle w:val="Normal"/>
              <w:rPr/>
            </w:pPr>
            <w:r>
              <w:rPr>
                <w:sz w:val="18"/>
              </w:rPr>
              <w:t>Exogenous</w:t>
            </w:r>
          </w:p>
        </w:tc>
        <w:tc>
          <w:tcPr>
            <w:tcW w:w="1397" w:type="dxa"/>
            <w:tcBorders>
              <w:top w:val="single" w:sz="4" w:space="0" w:color="CCCCCC"/>
              <w:bottom w:val="single" w:sz="4" w:space="0" w:color="CCCCCC"/>
            </w:tcBorders>
          </w:tcPr>
          <w:p>
            <w:pPr>
              <w:pStyle w:val="Normal"/>
              <w:rPr/>
            </w:pPr>
            <w:r>
              <w:rPr>
                <w:sz w:val="18"/>
              </w:rPr>
              <w:t>εF,PF only</w:t>
            </w:r>
          </w:p>
        </w:tc>
        <w:tc>
          <w:tcPr>
            <w:tcW w:w="1403" w:type="dxa"/>
            <w:tcBorders>
              <w:top w:val="single" w:sz="4" w:space="0" w:color="CCCCCC"/>
              <w:bottom w:val="single" w:sz="4" w:space="0" w:color="CCCCCC"/>
            </w:tcBorders>
          </w:tcPr>
          <w:p>
            <w:pPr>
              <w:pStyle w:val="Normal"/>
              <w:rPr/>
            </w:pPr>
            <w:r>
              <w:rPr>
                <w:sz w:val="18"/>
              </w:rPr>
              <w:t>Endogenous</w:t>
            </w:r>
          </w:p>
        </w:tc>
        <w:tc>
          <w:tcPr>
            <w:tcW w:w="1396" w:type="dxa"/>
            <w:tcBorders>
              <w:top w:val="single" w:sz="4" w:space="0" w:color="CCCCCC"/>
              <w:bottom w:val="single" w:sz="4" w:space="0" w:color="CCCCCC"/>
            </w:tcBorders>
          </w:tcPr>
          <w:p>
            <w:pPr>
              <w:pStyle w:val="Normal"/>
              <w:rPr/>
            </w:pPr>
            <w:r>
              <w:rPr>
                <w:sz w:val="18"/>
              </w:rPr>
              <w:t>Endogenous</w:t>
            </w:r>
          </w:p>
        </w:tc>
        <w:tc>
          <w:tcPr>
            <w:tcW w:w="1404" w:type="dxa"/>
            <w:tcBorders>
              <w:top w:val="single" w:sz="4" w:space="0" w:color="CCCCCC"/>
              <w:bottom w:val="single" w:sz="4" w:space="0" w:color="CCCCCC"/>
            </w:tcBorders>
          </w:tcPr>
          <w:p>
            <w:pPr>
              <w:pStyle w:val="Normal"/>
              <w:rPr/>
            </w:pPr>
            <w:r>
              <w:rPr>
                <w:sz w:val="18"/>
              </w:rPr>
              <w:t>None</w:t>
            </w:r>
          </w:p>
        </w:tc>
      </w:tr>
      <w:tr>
        <w:trPr/>
        <w:tc>
          <w:tcPr>
            <w:tcW w:w="1800" w:type="dxa"/>
            <w:tcBorders>
              <w:top w:val="single" w:sz="4" w:space="0" w:color="CCCCCC"/>
              <w:bottom w:val="single" w:sz="4" w:space="0" w:color="CCCCCC"/>
            </w:tcBorders>
          </w:tcPr>
          <w:p>
            <w:pPr>
              <w:pStyle w:val="Normal"/>
              <w:rPr/>
            </w:pPr>
            <w:r>
              <w:rPr>
                <w:sz w:val="18"/>
              </w:rPr>
              <w:t>S3 (full behavioral)</w:t>
            </w:r>
          </w:p>
        </w:tc>
        <w:tc>
          <w:tcPr>
            <w:tcW w:w="1600" w:type="dxa"/>
            <w:tcBorders>
              <w:top w:val="single" w:sz="4" w:space="0" w:color="CCCCCC"/>
              <w:bottom w:val="single" w:sz="4" w:space="0" w:color="CCCCCC"/>
            </w:tcBorders>
          </w:tcPr>
          <w:p>
            <w:pPr>
              <w:pStyle w:val="Normal"/>
              <w:rPr/>
            </w:pPr>
            <w:r>
              <w:rPr>
                <w:sz w:val="18"/>
              </w:rPr>
              <w:t>Exogenous</w:t>
            </w:r>
          </w:p>
        </w:tc>
        <w:tc>
          <w:tcPr>
            <w:tcW w:w="1397" w:type="dxa"/>
            <w:tcBorders>
              <w:top w:val="single" w:sz="4" w:space="0" w:color="CCCCCC"/>
              <w:bottom w:val="single" w:sz="4" w:space="0" w:color="CCCCCC"/>
            </w:tcBorders>
          </w:tcPr>
          <w:p>
            <w:pPr>
              <w:pStyle w:val="Normal"/>
              <w:rPr/>
            </w:pPr>
            <w:r>
              <w:rPr>
                <w:sz w:val="18"/>
              </w:rPr>
              <w:t>εF,PF + εF,PY + εF,N</w:t>
            </w:r>
          </w:p>
        </w:tc>
        <w:tc>
          <w:tcPr>
            <w:tcW w:w="1403" w:type="dxa"/>
            <w:tcBorders>
              <w:top w:val="single" w:sz="4" w:space="0" w:color="CCCCCC"/>
              <w:bottom w:val="single" w:sz="4" w:space="0" w:color="CCCCCC"/>
            </w:tcBorders>
          </w:tcPr>
          <w:p>
            <w:pPr>
              <w:pStyle w:val="Normal"/>
              <w:rPr/>
            </w:pPr>
            <w:r>
              <w:rPr>
                <w:sz w:val="18"/>
              </w:rPr>
              <w:t>Endogenous</w:t>
            </w:r>
          </w:p>
        </w:tc>
        <w:tc>
          <w:tcPr>
            <w:tcW w:w="1396" w:type="dxa"/>
            <w:tcBorders>
              <w:top w:val="single" w:sz="4" w:space="0" w:color="CCCCCC"/>
              <w:bottom w:val="single" w:sz="4" w:space="0" w:color="CCCCCC"/>
            </w:tcBorders>
          </w:tcPr>
          <w:p>
            <w:pPr>
              <w:pStyle w:val="Normal"/>
              <w:rPr/>
            </w:pPr>
            <w:r>
              <w:rPr>
                <w:sz w:val="18"/>
              </w:rPr>
              <w:t>Endogenous</w:t>
            </w:r>
          </w:p>
        </w:tc>
        <w:tc>
          <w:tcPr>
            <w:tcW w:w="1404" w:type="dxa"/>
            <w:tcBorders>
              <w:top w:val="single" w:sz="4" w:space="0" w:color="CCCCCC"/>
              <w:bottom w:val="single" w:sz="4" w:space="0" w:color="CCCCCC"/>
            </w:tcBorders>
          </w:tcPr>
          <w:p>
            <w:pPr>
              <w:pStyle w:val="Normal"/>
              <w:rPr/>
            </w:pPr>
            <w:r>
              <w:rPr>
                <w:sz w:val="18"/>
              </w:rPr>
              <w:t>None</w:t>
            </w:r>
          </w:p>
        </w:tc>
      </w:tr>
      <w:tr>
        <w:trPr/>
        <w:tc>
          <w:tcPr>
            <w:tcW w:w="1800" w:type="dxa"/>
            <w:tcBorders>
              <w:top w:val="single" w:sz="4" w:space="0" w:color="CCCCCC"/>
              <w:bottom w:val="single" w:sz="4" w:space="0" w:color="CCCCCC"/>
            </w:tcBorders>
          </w:tcPr>
          <w:p>
            <w:pPr>
              <w:pStyle w:val="Normal"/>
              <w:rPr/>
            </w:pPr>
            <w:r>
              <w:rPr>
                <w:sz w:val="18"/>
              </w:rPr>
              <w:t>SC1 (permanent constraint)</w:t>
            </w:r>
          </w:p>
        </w:tc>
        <w:tc>
          <w:tcPr>
            <w:tcW w:w="1600" w:type="dxa"/>
            <w:tcBorders>
              <w:top w:val="single" w:sz="4" w:space="0" w:color="CCCCCC"/>
              <w:bottom w:val="single" w:sz="4" w:space="0" w:color="CCCCCC"/>
            </w:tcBorders>
          </w:tcPr>
          <w:p>
            <w:pPr>
              <w:pStyle w:val="Normal"/>
              <w:rPr/>
            </w:pPr>
            <w:r>
              <w:rPr>
                <w:sz w:val="18"/>
              </w:rPr>
              <w:t>Exogenous</w:t>
            </w:r>
          </w:p>
        </w:tc>
        <w:tc>
          <w:tcPr>
            <w:tcW w:w="1397" w:type="dxa"/>
            <w:tcBorders>
              <w:top w:val="single" w:sz="4" w:space="0" w:color="CCCCCC"/>
              <w:bottom w:val="single" w:sz="4" w:space="0" w:color="CCCCCC"/>
            </w:tcBorders>
          </w:tcPr>
          <w:p>
            <w:pPr>
              <w:pStyle w:val="Normal"/>
              <w:rPr/>
            </w:pPr>
            <w:r>
              <w:rPr>
                <w:sz w:val="18"/>
              </w:rPr>
              <w:t>S3 (with εF,N) + supply cap</w:t>
            </w:r>
          </w:p>
        </w:tc>
        <w:tc>
          <w:tcPr>
            <w:tcW w:w="1403" w:type="dxa"/>
            <w:tcBorders>
              <w:top w:val="single" w:sz="4" w:space="0" w:color="CCCCCC"/>
              <w:bottom w:val="single" w:sz="4" w:space="0" w:color="CCCCCC"/>
            </w:tcBorders>
          </w:tcPr>
          <w:p>
            <w:pPr>
              <w:pStyle w:val="Normal"/>
              <w:rPr/>
            </w:pPr>
            <w:r>
              <w:rPr>
                <w:sz w:val="18"/>
              </w:rPr>
              <w:t>Endogenous</w:t>
            </w:r>
          </w:p>
        </w:tc>
        <w:tc>
          <w:tcPr>
            <w:tcW w:w="1396" w:type="dxa"/>
            <w:tcBorders>
              <w:top w:val="single" w:sz="4" w:space="0" w:color="CCCCCC"/>
              <w:bottom w:val="single" w:sz="4" w:space="0" w:color="CCCCCC"/>
            </w:tcBorders>
          </w:tcPr>
          <w:p>
            <w:pPr>
              <w:pStyle w:val="Normal"/>
              <w:rPr/>
            </w:pPr>
            <w:r>
              <w:rPr>
                <w:sz w:val="18"/>
              </w:rPr>
              <w:t>Endogenous</w:t>
            </w:r>
          </w:p>
        </w:tc>
        <w:tc>
          <w:tcPr>
            <w:tcW w:w="1404" w:type="dxa"/>
            <w:tcBorders>
              <w:top w:val="single" w:sz="4" w:space="0" w:color="CCCCCC"/>
              <w:bottom w:val="single" w:sz="4" w:space="0" w:color="CCCCCC"/>
            </w:tcBorders>
          </w:tcPr>
          <w:p>
            <w:pPr>
              <w:pStyle w:val="Normal"/>
              <w:rPr/>
            </w:pPr>
            <w:r>
              <w:rPr>
                <w:sz w:val="18"/>
              </w:rPr>
              <w:t>80% of baseline (permanent)</w:t>
            </w:r>
          </w:p>
        </w:tc>
      </w:tr>
      <w:tr>
        <w:trPr/>
        <w:tc>
          <w:tcPr>
            <w:tcW w:w="1800" w:type="dxa"/>
            <w:tcBorders>
              <w:top w:val="single" w:sz="4" w:space="0" w:color="CCCCCC"/>
              <w:bottom w:val="single" w:sz="4" w:space="0" w:color="000000"/>
            </w:tcBorders>
          </w:tcPr>
          <w:p>
            <w:pPr>
              <w:pStyle w:val="Normal"/>
              <w:rPr/>
            </w:pPr>
            <w:r>
              <w:rPr>
                <w:sz w:val="18"/>
              </w:rPr>
              <w:t>SC2 (recovering constraint)</w:t>
            </w:r>
          </w:p>
        </w:tc>
        <w:tc>
          <w:tcPr>
            <w:tcW w:w="1600" w:type="dxa"/>
            <w:tcBorders>
              <w:top w:val="single" w:sz="4" w:space="0" w:color="CCCCCC"/>
              <w:bottom w:val="single" w:sz="4" w:space="0" w:color="000000"/>
            </w:tcBorders>
          </w:tcPr>
          <w:p>
            <w:pPr>
              <w:pStyle w:val="Normal"/>
              <w:rPr/>
            </w:pPr>
            <w:r>
              <w:rPr>
                <w:sz w:val="18"/>
              </w:rPr>
              <w:t>Relaxes with recovery</w:t>
            </w:r>
          </w:p>
        </w:tc>
        <w:tc>
          <w:tcPr>
            <w:tcW w:w="1397" w:type="dxa"/>
            <w:tcBorders>
              <w:top w:val="single" w:sz="4" w:space="0" w:color="CCCCCC"/>
              <w:bottom w:val="single" w:sz="4" w:space="0" w:color="000000"/>
            </w:tcBorders>
          </w:tcPr>
          <w:p>
            <w:pPr>
              <w:pStyle w:val="Normal"/>
              <w:rPr/>
            </w:pPr>
            <w:r>
              <w:rPr>
                <w:sz w:val="18"/>
              </w:rPr>
              <w:t>S3 (with εF,N) + supply cap</w:t>
            </w:r>
          </w:p>
        </w:tc>
        <w:tc>
          <w:tcPr>
            <w:tcW w:w="1403" w:type="dxa"/>
            <w:tcBorders>
              <w:top w:val="single" w:sz="4" w:space="0" w:color="CCCCCC"/>
              <w:bottom w:val="single" w:sz="4" w:space="0" w:color="000000"/>
            </w:tcBorders>
          </w:tcPr>
          <w:p>
            <w:pPr>
              <w:pStyle w:val="Normal"/>
              <w:rPr/>
            </w:pPr>
            <w:r>
              <w:rPr>
                <w:sz w:val="18"/>
              </w:rPr>
              <w:t>Endogenous</w:t>
            </w:r>
          </w:p>
        </w:tc>
        <w:tc>
          <w:tcPr>
            <w:tcW w:w="1396" w:type="dxa"/>
            <w:tcBorders>
              <w:top w:val="single" w:sz="4" w:space="0" w:color="CCCCCC"/>
              <w:bottom w:val="single" w:sz="4" w:space="0" w:color="000000"/>
            </w:tcBorders>
          </w:tcPr>
          <w:p>
            <w:pPr>
              <w:pStyle w:val="Normal"/>
              <w:rPr/>
            </w:pPr>
            <w:r>
              <w:rPr>
                <w:sz w:val="18"/>
              </w:rPr>
              <w:t>Endogenous</w:t>
            </w:r>
          </w:p>
        </w:tc>
        <w:tc>
          <w:tcPr>
            <w:tcW w:w="1404" w:type="dxa"/>
            <w:tcBorders>
              <w:top w:val="single" w:sz="4" w:space="0" w:color="CCCCCC"/>
              <w:bottom w:val="single" w:sz="4" w:space="0" w:color="000000"/>
            </w:tcBorders>
          </w:tcPr>
          <w:p>
            <w:pPr>
              <w:pStyle w:val="Normal"/>
              <w:rPr/>
            </w:pPr>
            <w:r>
              <w:rPr>
                <w:sz w:val="18"/>
              </w:rPr>
              <w:t>80% → 100% over 20 yr</w:t>
            </w:r>
          </w:p>
        </w:tc>
      </w:tr>
    </w:tbl>
    <w:p>
      <w:pPr>
        <w:pStyle w:val="Normal"/>
        <w:spacing w:before="60" w:after="120"/>
        <w:rPr/>
      </w:pPr>
      <w:r>
        <w:rPr>
          <w:sz w:val="18"/>
        </w:rPr>
        <w:t>εF,PF = price elasticity of fertilizer demand; εF,PY = cross-elasticity with food price; εF,N = soil N depletion feedback. S1–S2 are price-mediated scenarios; S3 adds the soil-N depletion feedback (εF,N); SC1–SC2 are S3 plus physical supply ceilings. All results use S3 unless noted.</w:t>
      </w:r>
    </w:p>
    <w:p>
      <w:pPr>
        <w:pStyle w:val="Normal"/>
        <w:spacing w:lineRule="auto" w:line="480" w:before="0" w:after="200"/>
        <w:rPr>
          <w:rStyle w:val="Strong"/>
        </w:rPr>
      </w:pPr>
      <w:r>
        <w:rPr/>
      </w:r>
    </w:p>
    <w:p>
      <w:pPr>
        <w:pStyle w:val="Normal"/>
        <w:spacing w:lineRule="auto" w:line="480" w:before="0" w:after="200"/>
        <w:rPr>
          <w:del w:id="9001" w:author="Matthew Wallenstein" w:date="2026-08-29T12:00:00Z"/>
        </w:rPr>
      </w:pPr>
      <w:del w:id="9002" w:author="Matthew Wallenstein" w:date="2026-08-29T12:00:00Z">
        <w:r>
          <w:rPr/>
          <w:delText>The authors used Claude (Anthropic) to assist in implementing the coupled biophysical–economic model in Python, generating analysis and figure code, and technical manuscript copy-editing. Model design, parameter choices, and all interpretive conclusions are the authors' own; all AI-assisted outputs were verified by the authors.</w:delText>
        </w:r>
      </w:del>
    </w:p>
    <w:p>
      <w:pPr>
        <w:pStyle w:val="Heading2"/>
        <w:rPr/>
      </w:pPr>
      <w:r>
        <w:rPr/>
        <w:t>Results</w:t>
      </w:r>
    </w:p>
    <w:p>
      <w:pPr>
        <w:pStyle w:val="Heading3"/>
        <w:rPr/>
      </w:pPr>
      <w:r>
        <w:rPr/>
        <w:t>Farm-level soil buffering</w:t>
      </w:r>
    </w:p>
    <w:p>
      <w:pPr>
        <w:pStyle w:val="Normal"/>
        <w:spacing w:lineRule="auto" w:line="480" w:before="0" w:after="200"/>
        <w:rPr/>
      </w:pPr>
      <w:r>
        <w:rPr/>
        <w:t>Under a 100% fertilizer price spike in Scenario S3, fertilizer purchases decline in every region according to the regional price elasticity, but the yield penalty depends on farm SOC (figure 1). In Sub-Saharan Africa, where fertilizer demand is most price-responsive (</w:t>
      </w:r>
      <m:oMath xmlns:m="http://schemas.openxmlformats.org/officeDocument/2006/math">
        <m:r>
          <m:t xml:space="preserve">εF</m:t>
        </m:r>
        <m:r>
          <m:t xml:space="preserve">,</m:t>
        </m:r>
        <m:r>
          <m:t xml:space="preserve">PF</m:t>
        </m:r>
      </m:oMath>
      <w:r>
        <w:t xml:space="preserve"> = −0.50), purchases fall by approximately 29%. This reduction is nearly uniform across the within-region SOC gradient; SOC differences instead determine how much yield is lost for the same reduction in purchased nitrogen. Derivation of the price-to-purchase response and treatment of the food-price cross-elasticity are detailed in Supplementary Methods. </w:t>
      </w:r>
      <w:del w:id="9001" w:author="Matthew Wallenstein" w:date="2026-08-29T12:00:00Z">
        <w:r>
          <w:delText xml:space="preserve">A farm at the regional mean SOC (9 t C ha⁻¹) loses 3.5% of yield. A farm at half the mean loses 4.2%.</w:delText>
        </w:r>
      </w:del>
      <w:ins w:id="9002" w:author="Matthew Wallenstein" w:date="2026-08-29T12:00:00Z">
        <w:r>
          <w:t xml:space="preserve">A farm at the regional mean SOC (9 t C ha⁻¹) loses 3.4% of yield. A farm at half the mean loses 4.1%.</w:t>
        </w:r>
      </w:ins>
      <w:r>
        <w:t xml:space="preserve"> That is an additional 0.7 percentage points of yield loss under the same fertilizer-purchase response. </w:t>
      </w:r>
      <w:del w:id="9003" w:author="Matthew Wallenstein" w:date="2026-08-29T12:00:00Z">
        <w:r>
          <w:delText xml:space="preserve">At 120% of the mean, yield loss falls to 3.3%; at 200%, to 2.6%</w:delText>
        </w:r>
      </w:del>
      <w:ins w:id="9004" w:author="Matthew Wallenstein" w:date="2026-08-29T12:00:00Z">
        <w:r>
          <w:t xml:space="preserve">At 120% of the mean, yield loss falls to 3.2%; at 200%, to 2.5%</w:t>
        </w:r>
      </w:ins>
      <w:r>
        <w:t xml:space="preserve">, with diminishing returns beyond ~150%. In North America, fertilizer purchases fall by ~12% (ε</w:t>
      </w:r>
      <w:r>
        <w:rPr>
          <w:vertAlign w:val="subscript"/>
        </w:rPr>
        <w:t>F,PF</w:t>
      </w:r>
      <w:r>
        <w:rPr/>
        <w:t xml:space="preserve"> = −0.20), with yield penalties ranging from 1.5% at 100% of regional mean SOC to 2.2% at 50% of regional mean SOC (a ~43% increase from the response at the mean).</w:t>
      </w:r>
    </w:p>
    <w:p>
      <w:pPr>
        <w:pStyle w:val="Normal"/>
        <w:spacing w:lineRule="auto" w:line="480" w:before="0" w:after="200"/>
        <w:rPr/>
      </w:pPr>
      <w:r>
        <w:t xml:space="preserve">The same SOC buffer also reduces gross-margin losses (we report declines in gross margin computed by holding non-fertilizer input quantities and costs constant; figure 1b). </w:t>
      </w:r>
      <w:del w:id="9005" w:author="Matthew Wallenstein" w:date="2026-08-29T12:00:00Z">
        <w:r>
          <w:delText xml:space="preserve">Under a 100% price spike, a Sub-Saharan African farm at the regional mean SOC seesgross margin decline by 11.4%, while a farm at half the mean sees a 15.6% decline. In South Asia, the margin penalty ranges from -8.7% at the regional mean SOC to -11.3% at half the mean, reflecting already-tight margins.</w:delText>
        </w:r>
      </w:del>
      <w:ins w:id="9006" w:author="Matthew Wallenstein" w:date="2026-08-29T12:00:00Z">
        <w:r>
          <w:t xml:space="preserve">Under a 100% price spike, a Sub-Saharan African farm at the regional mean SOC sees gross margin essentially unchanged (+0.0%), while a farm at half the mean sees a 0.9% decline: the fertilizer savings and the output-price recovery largely offset the yield-loss revenue at the mean, and the offset erodes as SOC falls. In South Asia, the margin penalty ranges from -6.8% at the regional mean SOC to -7.0% at half the mean, reflecting already-tight margins and the largest nitrogen cost share among the modeled regions.</w:t>
        </w:r>
      </w:ins>
      <w:r>
        <w:t xml:space="preserve"> </w:t>
      </w:r>
      <w:del w:id="9007" w:author="Matthew Wallenstein" w:date="2026-08-29T12:00:00Z">
        <w:r>
          <w:delText xml:space="preserve">The difference between SOC at 50% and 100% of the regional mean translates to up to ~4 percentage points less gross margin loss under a single-season crisis (SSA, 4.2 percentage points; South Asia, 2.5 percentage points; Latin America, 2.6 percentage points; North America, 3.1 percentage points). In Sub-Saharan Africa (SSA), where fertilizer costs are high relative to crop revenue, margin impacts are substantially larger than yield impacts. In North America, yield and margin impacts are similar because fertilizer costs represent a smaller share of crop revenue.</w:delText>
        </w:r>
      </w:del>
      <w:ins w:id="9008" w:author="Matthew Wallenstein" w:date="2026-08-29T12:00:00Z">
        <w:r>
          <w:t xml:space="preserve">The difference between SOC at 50% and 100% of the regional mean translates to up to ~1.0 percentage point less gross-margin loss under a single-season crisis (North America, 1.0 percentage points; Sub-Saharan Africa, 0.9; Latin America, 0.7; South Asia, 0.3). Where nitrogen expenditure claims a large share of crop revenue, as in South Asia (~15% at audited market prices), margin impacts exceed yield impacts; in Sub-Saharan Africa low application rates keep the nitrogen cost share small (~4%), so the margin consequence of the spike is concentrated on low-SOC farms rather than on the region as a whole. In North America (cost share ~6%), margin impacts are somewhat smaller than yield impacts.</w:t>
        </w:r>
      </w:ins>
    </w:p>
    <w:p>
      <w:pPr>
        <w:pStyle w:val="Normal"/>
        <w:spacing w:lineRule="auto" w:line="480" w:before="0" w:after="200"/>
        <w:rPr/>
      </w:pPr>
      <w:r>
        <w:rPr/>
      </w:r>
    </w:p>
    <w:p>
      <w:pPr>
        <w:pStyle w:val="Normal"/>
        <w:rPr/>
      </w:pPr>
      <w:r>
        <w:rPr/>
      </w:r>
    </w:p>
    <w:p>
      <w:pPr>
        <w:pStyle w:val="Normal"/>
        <w:jc w:val="center"/>
        <w:rPr/>
      </w:pPr>
      <w:r>
        <w:rPr/>
        <w:drawing>
          <wp:inline distT="0" distB="0" distL="0" distR="0">
            <wp:extent cx="5943600" cy="22380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0" t="0" r="0" b="6342"/>
                    <a:stretch>
                      <a:fillRect/>
                    </a:stretch>
                  </pic:blipFill>
                  <pic:spPr bwMode="auto">
                    <a:xfrm>
                      <a:off x="0" y="0"/>
                      <a:ext cx="5943600" cy="2238074"/>
                    </a:xfrm>
                    <a:prstGeom prst="rect">
                      <a:avLst/>
                    </a:prstGeom>
                    <a:noFill/>
                  </pic:spPr>
                </pic:pic>
              </a:graphicData>
            </a:graphic>
          </wp:inline>
        </w:drawing>
      </w:r>
    </w:p>
    <w:p>
      <w:pPr>
        <w:pStyle w:val="Normal"/>
        <w:spacing w:before="120" w:after="240"/>
        <w:rPr>
          <w:rFonts w:ascii="Arial" w:hAnsi="Arial" w:cs="Arial"/>
          <w:sz w:val="20"/>
          <w:szCs w:val="20"/>
        </w:rPr>
      </w:pPr>
      <w:r>
        <w:rPr>
          <w:rFonts w:eastAsia="Arial" w:cs="Arial" w:ascii="Arial" w:hAnsi="Arial"/>
          <w:b/>
          <w:bCs/>
          <w:sz w:val="20"/>
          <w:szCs w:val="20"/>
        </w:rPr>
        <w:t xml:space="preserve">Figure 1. </w:t>
      </w:r>
      <w:r>
        <w:rPr>
          <w:rFonts w:eastAsia="Arial" w:cs="Arial" w:ascii="Arial" w:hAnsi="Arial"/>
          <w:sz w:val="20"/>
          <w:szCs w:val="20"/>
        </w:rPr>
        <w:t xml:space="preserve">Farm-level yield and gross margin buffering under a 100% fertilizer price spike. Negative values indicate losses relative to baseline. </w:t>
      </w:r>
      <w:r>
        <w:rPr>
          <w:rFonts w:eastAsia="Arial" w:cs="Arial" w:ascii="Arial" w:hAnsi="Arial"/>
          <w:b/>
          <w:bCs/>
          <w:sz w:val="20"/>
          <w:szCs w:val="20"/>
        </w:rPr>
        <w:t>a.</w:t>
      </w:r>
      <w:r>
        <w:rPr>
          <w:rFonts w:eastAsia="Arial" w:cs="Arial" w:ascii="Arial" w:hAnsi="Arial"/>
          <w:sz w:val="20"/>
          <w:szCs w:val="20"/>
        </w:rPr>
        <w:t xml:space="preserve"> Year-1 yield change as a function of farm SOC (10–200% of regional mean) across four </w:t>
      </w:r>
      <w:r>
        <w:rPr>
          <w:rFonts w:cs="Arial" w:ascii="Arial" w:hAnsi="Arial"/>
          <w:sz w:val="20"/>
          <w:szCs w:val="20"/>
        </w:rPr>
        <w:t xml:space="preserve">representative regions shown for clarity; all eight modeled regions are shown in figure 2. Farmers reduce fertilizer purchases by 12–29% depending on regional price elasticity; the yield penalty is partly determined by SOC, because higher SOC produces more mineralized nitrogen to fill the gap. </w:t>
      </w:r>
      <w:r>
        <w:rPr>
          <w:rFonts w:cs="Arial" w:ascii="Arial" w:hAnsi="Arial"/>
          <w:b/>
          <w:bCs/>
          <w:sz w:val="20"/>
          <w:szCs w:val="20"/>
        </w:rPr>
        <w:t>b.</w:t>
      </w:r>
      <w:r>
        <w:rPr>
          <w:rFonts w:cs="Arial" w:ascii="Arial" w:hAnsi="Arial"/>
          <w:sz w:val="20"/>
          <w:szCs w:val="20"/>
        </w:rPr>
        <w:t xml:space="preserve"> Gross margin change under the same scenario, calculated as percent change holding non-fertilizer input quantities and costs constant. </w:t>
      </w:r>
    </w:p>
    <w:p>
      <w:pPr>
        <w:pStyle w:val="Normal"/>
        <w:rPr/>
      </w:pPr>
      <w:r>
        <w:rPr/>
      </w:r>
    </w:p>
    <w:p>
      <w:pPr>
        <w:pStyle w:val="Normal"/>
        <w:spacing w:lineRule="auto" w:line="480" w:before="0" w:after="200"/>
        <w:rPr/>
      </w:pPr>
      <w:r>
        <w:rPr/>
        <w:t xml:space="preserve">The SOC buffer widens with shock severity, especially above price increases of approximately 100–150%, a range observed during recent crises (Supplementary Fig. S11).The spread between SOC at 25% and 100% of regional mean is 0.2–1.5 percentage points of yield loss at price increases of 100–150%, widening to 0.4–2.2 percentage points at 300%, with the steepest separation in North America and Sub-Saharan Africa. Most of the management-relevant separation among SOC levels occurs once price increases are large enough to force substantial fertilizer cuts.</w:t>
      </w:r>
    </w:p>
    <w:p>
      <w:pPr>
        <w:pStyle w:val="Heading3"/>
        <w:rPr/>
      </w:pPr>
      <w:r>
        <w:rPr/>
        <w:t>Regional vulnerability to fertilizer shocks</w:t>
      </w:r>
    </w:p>
    <w:p>
      <w:pPr>
        <w:pStyle w:val="Normal"/>
        <w:spacing w:lineRule="auto" w:line="480" w:before="0" w:after="200"/>
        <w:rPr/>
      </w:pPr>
      <w:r>
        <w:rPr/>
        <w:t xml:space="preserve">SOC explains much of the within-region difference in farm resilience; region-specific behavioral and market parameters explain much of the cross-regional difference in exposure (figure 2). Figure 2 separates three components of sustained-disruption vulnerability. Panel a isolates the shock-induced year-10 loss along the within-region SOC gradient, calculated relative to a no-shock farm at the same SOC level. Panel b decomposes total year-10 regional losses into the direct fertilizer-shortfall effect and the added penalty from SOM depletion. Panel c places these losses in regional context by plotting total year-10 loss against mean SOC, with point size indicating fertilizer-demand elasticity. Across the SOC gradient in panel a, seven of the eight regions show the expected buffering pattern of smaller shock-induced losses at higher SOC,with the widest absolute gradients in Southeast Asia (from ~6.3% at 10% of regional mean SOC to ~2.6% at 200%) and South Asia (~7.5% to ~3.8%), and the largest proportional reduction in East Asia (~4.1% to ~0.6%). Sub-Saharan Africa is the one exception: its curve is non-monotone, rising from ~3.3% at 10% of regional mean SOC to a maximum loss of ~4.8% near 70–80% of the mean before easing to ~4.2% at 200%. Latin America and FSU/Central Asia show slight versions of the same shape below 20% of the regional mean. The low-SOC end of panel a is dominated by ten-year SOM relaxation rather than by the shock itself. A farm rescaled to a small fraction of regional mean SOC begins far from SOM equilibrium, so across ten years its pools rebuild, its mineralization rises above its own year-0 baseline, and the fertilizer-demand response to mineral N (εF,N) cuts purchased nitrogen to a small share of total nitrogen supply, so a proportional price-driven cut costs proportionally less. Losses at the extreme low-SOC end of panel a should therefore be read as a joint statement about shock exposure and SOM disequilibrium rather than about shock exposure alone (Supplementary Methods).</w:t>
      </w:r>
    </w:p>
    <w:p>
      <w:pPr>
        <w:pStyle w:val="Normal"/>
        <w:spacing w:lineRule="auto" w:line="480" w:before="0" w:after="200"/>
        <w:rPr/>
      </w:pPr>
      <w:r>
        <w:t xml:space="preserve">Under a sustained fertilizer price scenario calibrated to reduce regional fertilizer use by approximately 20% under S1 (a +104% price shock, production-weighted across regions and time-averaged across the years of sustained disruption), </w:t>
      </w:r>
      <w:del w:id="9001" w:author="Matthew Wallenstein" w:date="2026-08-29T12:00:00Z">
        <w:r>
          <w:delText xml:space="preserve">the depletion-driven compensation channel active in S3 partially offsets the response,so the realized S3 reduction averages approximately 20% over the sustained-disruption period.</w:delText>
        </w:r>
      </w:del>
      <w:ins w:id="9002" w:author="Matthew Wallenstein" w:date="2026-08-29T12:00:00Z">
        <w:r>
          <w:t xml:space="preserve">the depletion-driven compensation channel active in S3 partially offsets the response, so the realized S3 reduction averages approximately 19% over the sustained-disruption period (production-weighted across regions and averaged over the disruption years).</w:t>
        </w:r>
      </w:ins>
      <w:r>
        <w:t xml:space="preserve"> </w:t>
      </w:r>
      <w:del w:id="9003" w:author="Matthew Wallenstein" w:date="2026-08-29T12:00:00Z">
        <w:r>
          <w:delText xml:space="preserve">Production-weighted global yield loss reaches 2.3% in year 1 and rises to 3.4% by year 10 as reduced residue return drives SOC depletion. Regional year-10 losses range from 1.3% (East Asia) to 6.0% (South Asia), with FSU/Central Asia at 5.5% and Sub-Saharan Africa at 5.4%. Latin America shows a modest modelled loss of 2.9% in year 10</w:delText>
        </w:r>
      </w:del>
      <w:ins w:id="9004" w:author="Matthew Wallenstein" w:date="2026-08-29T12:00:00Z">
        <w:r>
          <w:t xml:space="preserve">Production-weighted global yield loss reaches 2.3% in year 1 and rises to 3.2% by year 10 as reduced residue return drives SOC depletion. Regional year-10 losses range from 1.2% (East Asia) to 5.1% (South Asia), with FSU/Central Asia at 5.5% and Sub-Saharan Africa at 4.9%. Latin America shows a modest modelled loss of 2.5% in year 10</w:t>
        </w:r>
      </w:ins>
      <w:r>
        <w:t xml:space="preserve">, reflecting moderate price elasticity and lower yield response to fertilizer.</w:t>
      </w:r>
    </w:p>
    <w:p>
      <w:pPr>
        <w:pStyle w:val="Normal"/>
        <w:spacing w:lineRule="auto" w:line="480" w:before="0" w:after="200"/>
        <w:rPr/>
      </w:pPr>
      <w:r>
        <w:rPr/>
        <w:t>The soil N buffer ratio — the share of crop nitrogen supplied by SOM rather than current-season fertilizer — is a weak standalone predictor of cross-regional vulnerability because two mechanisms operating on different timescales work in opposite directions and partly cancel in the cross-regional aggregate. In the year of a shortfall, a higher buffer ratio means more of the missing fertilizer is replaced by mineralization from SOM, dampening yield loss (year-1 capacity buffering; figure 1). Under sustained disruption, however, reliance on soil-supplied nitrogen has a cost: lower yields reduce residue return, accelerating SOM depletion and eroding the SOM stock itself (long-term buffer erosion; figure 2 and the sustained-disruption scenarios). The weak year-10 association between buffer ratio and yield penalty (Supplementary Note 3) therefore reflects the net effect of two opposing mechanisms, not the absence of soil buffering.</w:t>
      </w:r>
    </w:p>
    <w:p>
      <w:pPr>
        <w:pStyle w:val="Normal"/>
        <w:spacing w:lineRule="auto" w:line="480" w:before="0" w:after="200"/>
        <w:rPr/>
      </w:pPr>
      <w:r>
        <w:rPr/>
        <w:t>Pairwise diagnostics across the eight modeled regions show that total year-10 yield penalties are structured by multiple covarying soil, climate, productivity and economic descriptors rather than by soil buffering alone. Larger modeled yield losses are associated with lower SOC stocks,a lower calibrated yield ceiling (y_max), higher baseline water deficits and lower BNF potential; these descriptors covary across regions and should be interpreted as a structural context rather than as independent drivers (Supplementary Note 3). Gross-margin losses follow the same descriptor structure with stronger amplitude in regions where fertilizer is a larger share of cost (Supplementary Note 3). Fertilizer-demand and food-demand elasticities show directionally consistent associations with modeled vulnerability. Soil N buffer ratio alone is weakly associated with total year-10 penalty because short-run capacity buffering and longer-term SOM erosion operate in opposite directions. Thus, the within-region SOC gradient in figure 1 identifies the farm-level resilience lever, whereas regional vulnerability reflects the combined effects of soil condition, baseline productivity, water context, and behavioral and market responses.</w:t>
      </w:r>
    </w:p>
    <w:p>
      <w:pPr>
        <w:pStyle w:val="Normal"/>
        <w:rPr/>
      </w:pPr>
      <w:r>
        <w:rPr/>
      </w:r>
    </w:p>
    <w:p>
      <w:pPr>
        <w:pStyle w:val="Normal"/>
        <w:jc w:val="center"/>
        <w:rPr/>
      </w:pPr>
      <w:r>
        <w:rPr/>
        <w:drawing>
          <wp:inline distT="0" distB="0" distL="0" distR="0">
            <wp:extent cx="5943600" cy="2644367"/>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2644367"/>
                    </a:xfrm>
                    <a:prstGeom prst="rect">
                      <a:avLst/>
                    </a:prstGeom>
                    <a:noFill/>
                  </pic:spPr>
                </pic:pic>
              </a:graphicData>
            </a:graphic>
          </wp:inline>
        </w:drawing>
      </w:r>
    </w:p>
    <w:p>
      <w:pPr>
        <w:pStyle w:val="Normal"/>
        <w:spacing w:before="120" w:after="240"/>
        <w:rPr>
          <w:rFonts w:ascii="Arial" w:hAnsi="Arial" w:eastAsia="Arial" w:cs="Arial"/>
          <w:sz w:val="20"/>
          <w:szCs w:val="20"/>
        </w:rPr>
      </w:pPr>
      <w:r>
        <w:rPr>
          <w:rFonts w:eastAsia="Arial" w:cs="Arial" w:ascii="Arial" w:hAnsi="Arial"/>
          <w:b/>
          <w:bCs/>
          <w:sz w:val="20"/>
          <w:szCs w:val="20"/>
        </w:rPr>
        <w:t xml:space="preserve">Figure 2. </w:t>
      </w:r>
      <w:r>
        <w:rPr>
          <w:rFonts w:eastAsia="Arial" w:cs="Arial" w:ascii="Arial" w:hAnsi="Arial"/>
          <w:sz w:val="20"/>
          <w:szCs w:val="20"/>
        </w:rPr>
        <w:t xml:space="preserve">Sustained fertilizer disruption exposes both soil buffering and buffer erosion. </w:t>
      </w:r>
      <w:r>
        <w:rPr>
          <w:rFonts w:eastAsia="Arial" w:cs="Arial" w:ascii="Arial" w:hAnsi="Arial"/>
          <w:b/>
          <w:bCs/>
          <w:sz w:val="20"/>
          <w:szCs w:val="20"/>
        </w:rPr>
        <w:t>a.</w:t>
      </w:r>
      <w:r>
        <w:rPr>
          <w:rFonts w:eastAsia="Arial" w:cs="Arial" w:ascii="Arial" w:hAnsi="Arial"/>
          <w:sz w:val="20"/>
          <w:szCs w:val="20"/>
        </w:rPr>
        <w:t xml:space="preserve"> Shock-induced year-10 yield change across the within-region SOC gradient, calculated relative to a no-shock control at the same SOC level. </w:t>
      </w:r>
      <w:r>
        <w:rPr>
          <w:rFonts w:eastAsia="Arial" w:cs="Arial" w:ascii="Arial" w:hAnsi="Arial"/>
          <w:b/>
          <w:bCs/>
          <w:sz w:val="20"/>
          <w:szCs w:val="20"/>
        </w:rPr>
        <w:t>b.</w:t>
      </w:r>
      <w:r>
        <w:rPr>
          <w:rFonts w:eastAsia="Arial" w:cs="Arial" w:ascii="Arial" w:hAnsi="Arial"/>
          <w:sz w:val="20"/>
          <w:szCs w:val="20"/>
        </w:rPr>
        <w:t xml:space="preserve"> Total year-10 yield change at regional mean SOC, decomposed into the direct fertilizer-shortfall effect and the additional loss from SOM depletion. </w:t>
      </w:r>
      <w:r>
        <w:rPr>
          <w:rFonts w:eastAsia="Arial" w:cs="Arial" w:ascii="Arial" w:hAnsi="Arial"/>
          <w:b/>
          <w:bCs/>
          <w:sz w:val="20"/>
          <w:szCs w:val="20"/>
        </w:rPr>
        <w:t>c.</w:t>
      </w:r>
      <w:r>
        <w:rPr>
          <w:rFonts w:eastAsia="Arial" w:cs="Arial" w:ascii="Arial" w:hAnsi="Arial"/>
          <w:sz w:val="20"/>
          <w:szCs w:val="20"/>
        </w:rPr>
        <w:t xml:space="preserve"> Total year-10 regional yield change plotted against regional mean SOC, with bubble size indicating absolute fertilizer-demand price elasticity. Panel a isolates the shock-specific SOC-buffering effect, whereas panels b and c show total regional year-10 losses at regional mean SOC.</w:t>
      </w:r>
    </w:p>
    <w:p>
      <w:pPr>
        <w:pStyle w:val="Normal"/>
        <w:spacing w:before="120" w:after="240"/>
        <w:rPr>
          <w:rFonts w:ascii="Aptos" w:hAnsi="Aptos"/>
          <w:sz w:val="22"/>
          <w:szCs w:val="22"/>
        </w:rPr>
      </w:pPr>
      <w:r>
        <w:rPr>
          <w:rFonts w:ascii="Aptos" w:hAnsi="Aptos"/>
          <w:sz w:val="22"/>
          <w:szCs w:val="22"/>
        </w:rPr>
      </w:r>
    </w:p>
    <w:p>
      <w:pPr>
        <w:pStyle w:val="Heading3"/>
        <w:rPr/>
      </w:pPr>
      <w:r>
        <w:rPr/>
        <w:t>Sustained disruption erodes the buffer</w:t>
      </w:r>
    </w:p>
    <w:p>
      <w:pPr>
        <w:pStyle w:val="Normal"/>
        <w:spacing w:lineRule="auto" w:line="480" w:before="0" w:after="200"/>
        <w:rPr/>
      </w:pPr>
      <w:r>
        <w:t xml:space="preserve">When disruptions persist, reinforcing feedbacks compound the original nitrogen deficit: lower yields reduce residue return, accelerating SOM depletion and diminishing future mineralization capacity. The dominant feedback operates through the active pool (turnover 3 years; Methods) and the slow pool (half-life 19 years). A secondary feedback arises from reduced water-holding capacity as SOM declines [9].</w:t>
      </w:r>
      <w:del w:id="9005" w:author="Matthew Wallenstein" w:date="2026-08-29T12:00:00Z">
        <w:r>
          <w:delText xml:space="preserve">A 1-year pulse produces 2.3% global yield loss in year 1, with near-complete recovery to 0.3% by year 5 as soils re-equilibrate and food prices normalize.</w:delText>
        </w:r>
      </w:del>
      <w:ins w:id="9006" w:author="Matthew Wallenstein" w:date="2026-08-29T12:00:00Z">
        <w:r>
          <w:t xml:space="preserve">A 1-year pulse produces 2.3% global yield loss in year 1, with near-complete recovery to 0.04% by year 5 as soils re-equilibrate; the price shock ends with the pulse, so the residual loss in later years is attributable to soil state alone.</w:t>
        </w:r>
      </w:ins>
      <w:r>
        <w:t xml:space="preserve"> A sustained 10-year disruption, by contrast, shows no recovery: </w:t>
      </w:r>
      <w:del w:id="9007" w:author="Matthew Wallenstein" w:date="2026-08-29T12:00:00Z">
        <w:r>
          <w:delText xml:space="preserve">loss rises from 2.3% in year 1 to 3.4% by year 10 as reduced crop residue return drives SOC depletion. Under 30 years of sustained disruption, Sub-Saharan Africa's SOC declines by 2.5% and year-30 loss reaches 5.9%, among the largest modeled long-run losses (South Asia 6.3%, FSU/Central Asia 6.0%).</w:delText>
        </w:r>
      </w:del>
      <w:ins w:id="9008" w:author="Matthew Wallenstein" w:date="2026-08-29T12:00:00Z">
        <w:r>
          <w:t xml:space="preserve">loss rises from 2.3% in year 1 to 3.2% by year 10 as reduced crop residue return drives SOC depletion. Under 30 years of sustained disruption, Sub-Saharan Africa's SOC declines by 2.2% and its year-30 yield loss reaches 5.4% (South Asia 5.2%, FSU/Central Asia 5.8%). In percentage-of-stock terms, South Asia and Sub-Saharan Africa lose the largest share of their soil carbon and are not separable from each other (2.23% and 2.24%); percentage SOC decline does not order regions the way yield loss does.</w:t>
        </w:r>
      </w:ins>
    </w:p>
    <w:p>
      <w:pPr>
        <w:pStyle w:val="Normal"/>
        <w:spacing w:lineRule="auto" w:line="480" w:before="0" w:after="200"/>
        <w:rPr/>
      </w:pPr>
      <w:r>
        <w:t xml:space="preserve">Price-mediated shocks and physical supply constraints produce different long-run trajectories. In S3, </w:t>
      </w:r>
      <w:del w:id="9001" w:author="Matthew Wallenstein" w:date="2026-08-29T12:00:00Z">
        <w:r>
          <w:delText xml:space="preserve">the price shock is calibrated to drive a 20% reduction under S1and realizes approximately 20% once the depletion-driven compensation channel</w:delText>
        </w:r>
      </w:del>
      <w:ins w:id="9002" w:author="Matthew Wallenstein" w:date="2026-08-29T12:00:00Z">
        <w:r>
          <w:t xml:space="preserve">the price shock is calibrated to drive a 20% reduction under S1 and realizes approximately 19% once the depletion-driven compensation channel</w:t>
        </w:r>
      </w:ins>
      <w:r>
        <w:t xml:space="preserve"> (ε_F,N) is active: the soil buffer tempers the initial shock but does not prevent compounding, </w:t>
      </w:r>
      <w:del w:id="9003" w:author="Matthew Wallenstein" w:date="2026-08-29T12:00:00Z">
        <w:r>
          <w:delText xml:space="preserve">with global year-10 yield loss reaching 3.4% and continuing to rise to 3.6% by year 30 as SOM depletes. SC1, a literal physical 20% supply constraint sustained indefinitely, produces a slightly larger year-10 loss (4.0%), about 0.6 percentage points beyond the price-mediated S3 case</w:delText>
        </w:r>
      </w:del>
      <w:ins w:id="9004" w:author="Matthew Wallenstein" w:date="2026-08-29T12:00:00Z">
        <w:r>
          <w:t xml:space="preserve">with global year-10 yield loss reaching 3.2% and continuing to rise to 3.3% by year 30 as SOM depletes. SC1, a literal physical 20% supply constraint sustained indefinitely, produces a larger year-10 loss (3.8%), about 0.6 percentage points beyond the price-mediated S3 case</w:t>
        </w:r>
      </w:ins>
      <w:r>
        <w:t xml:space="preserve">, reflecting the additional damage when the supply cap forecloses the depletion-driven compensation channel and applies a deeper effective cut, on the same compounding trajectory. </w:t>
      </w:r>
      <w:del w:id="9005" w:author="Matthew Wallenstein" w:date="2026-08-29T12:00:00Z">
        <w:r>
          <w:delText xml:space="preserve">SC2, in which the same physical constraint resolves linearly over 20 years, shows the opposite trajectory: a year-10 loss of 2.2% declines as supply returns, falling to 0.5% by year 20. The SC1–SC2 contrast quantifies the value of supply-side recovery: a permanent physical constraint (SC1) produces roughly ten times the year-30 yield loss of a constraint that resolves linearly over 20 years (SC2).</w:delText>
        </w:r>
      </w:del>
      <w:ins w:id="9006" w:author="Matthew Wallenstein" w:date="2026-08-29T12:00:00Z">
        <w:r>
          <w:t xml:space="preserve">SC2, in which the same physical constraint resolves linearly over 20 years, shows the opposite trajectory: a year-10 loss of 1.9% declines as supply returns, falling to 0.1% by year 20. The SC1–SC2 contrast quantifies the value of supply-side recovery: a permanent physical constraint (SC1) leaves a 3.9% loss at year 30, while the constraint that resolves leaves essentially none (0.04%).</w:t>
        </w:r>
      </w:ins>
    </w:p>
    <w:p>
      <w:pPr>
        <w:pStyle w:val="Normal"/>
        <w:spacing w:lineRule="auto" w:line="480" w:before="0" w:after="200"/>
        <w:rPr/>
      </w:pPr>
      <w:r>
        <w:rPr/>
        <w:t>Replacing the Century/RothC engine with the microbially-explicit 4-pool SOM scheme (Methods) preserved the central conclusion that persistent disruptions erode the soil buffer, while producing SOC-loss estimates 0.9 to 2.5 times those of Century/RothC at year 30 (Supplementary Fig. S5; Supplementary table 2).</w:t>
      </w:r>
    </w:p>
    <w:p>
      <w:pPr>
        <w:pStyle w:val="Normal"/>
        <w:spacing w:lineRule="auto" w:line="480" w:before="0" w:after="200"/>
        <w:rPr>
          <w:rFonts w:ascii="Arial" w:hAnsi="Arial" w:eastAsia="Arial" w:cs="Arial"/>
          <w:b/>
          <w:bCs/>
          <w:i/>
          <w:iCs/>
        </w:rPr>
      </w:pPr>
      <w:r>
        <w:rPr>
          <w:rFonts w:eastAsia="Arial" w:cs="Arial" w:ascii="Arial" w:hAnsi="Arial"/>
          <w:b/>
          <w:bCs/>
          <w:i/>
          <w:iCs/>
        </w:rPr>
        <w:t>In-season N capture, an NUE component, reduces shock sensitivity</w:t>
      </w:r>
    </w:p>
    <w:p>
      <w:pPr>
        <w:pStyle w:val="Normal"/>
        <w:spacing w:lineRule="auto" w:line="480"/>
        <w:rPr/>
      </w:pPr>
      <w:r>
        <w:rPr>
          <w:rFonts w:eastAsia="Arial"/>
        </w:rPr>
        <w:t xml:space="preserve">Increasing modeled monthly N capture efficiency from 0.45 to 0.65reduces Sub-Saharan African year-10 yield loss by approximately 55% under the sustained-disruption scenario (Supplementary Fig. S10). At the baseline efficiency of 0.75, the same scenario produces a 3.4% global year-10 yield loss; lower capture efficiency increases this loss and improved timing, placement, and enhanced-efficiency fertilizers reduce it. Monthly N capture efficiency is the maximum fraction of available soil mineral N (including both freshly applied fertilizer and SOM-derived mineralized N) that crops capture during the growing season, set by phenology and the synchrony between mineralization pulses and crop demand; we use the term to distinguish it from field-scale fertilizer recovery efficiency, which integrates losses across the soil-plant system. The capture-efficiency lever acts on a different timescale than SOM: SOM is the durable stock that determines how much mineral N is available, while in-season N capture determines what fraction of that available N is converted into crop production. The two are complementary rather than substitutable, and improving capture does not rebuild the underlying SOM stock.</w:t>
      </w:r>
    </w:p>
    <w:p>
      <w:pPr>
        <w:pStyle w:val="Heading3"/>
        <w:rPr/>
      </w:pPr>
      <w:r>
        <w:rPr/>
        <w:t>Geographic screening of soil-buffer exposure</w:t>
      </w:r>
    </w:p>
    <w:p>
      <w:pPr>
        <w:pStyle w:val="Normal"/>
        <w:spacing w:lineRule="auto" w:line="480" w:before="0" w:after="200"/>
        <w:rPr/>
      </w:pPr>
      <w:r>
        <w:rPr/>
        <w:t xml:space="preserve">To visualize potential geographic exposure, we developed a country-level mechanism-specific screen of soil buffering and fertilizer-shock exposure, combining a cropland-weighted soil organic N proxy (SoilGrids SOC and C:N, weighted by MIRCA2000 cropped-area distribution) with fertilizer-shock exposure metrics (synthetic N intensity from FAOSTAT, fertilizer import reliance from IFA trade statistics; figure 3). Buffer and exposure are each classified into discrete categories (low/intermediate/high; high/low) and intersected; full methodology in Supplementary Note 7. The screen should not be interpreted as a food-security vulnerability index. Continuous soil-buffer and exposure gradients reveal broad geographic contrasts; under the default classification, 17.4% of FAOSTAT cropland falls into a low-buffer/high-exposure class; this share falls to 4.85% under cropland-area-weighted buffer thresholds (Supplementary Note 7). The screen identifies a concentrated but threshold-sensitive geography of places where fertilizer shocks may be amplified by low soil N buffering, rather than a definitive global vulnerability ranking. </w:t>
      </w:r>
    </w:p>
    <w:p>
      <w:pPr>
        <w:pStyle w:val="Heading2"/>
        <w:rPr/>
      </w:pPr>
      <w:r>
        <mc:AlternateContent>
          <mc:Choice Requires="wpg">
            <w:drawing>
              <wp:anchor distT="0" distB="0" distL="114300" distR="114300" simplePos="0" relativeHeight="4" behindDoc="0" locked="0" layoutInCell="0" allowOverlap="1" wp14:anchorId="372AFEFE">
                <wp:simplePos x="0" y="0"/>
                <wp:positionH relativeFrom="column">
                  <wp:posOffset>0</wp:posOffset>
                </wp:positionH>
                <wp:positionV relativeFrom="paragraph">
                  <wp:posOffset>635</wp:posOffset>
                </wp:positionV>
                <wp:extent cx="5943600" cy="6262370"/>
                <wp:effectExtent l="0" t="0" r="0" b="0"/>
                <wp:wrapSquare wrapText="bothSides"/>
                <wp:docPr id="3" name="Group 2"/>
                <a:graphic xmlns:a="http://schemas.openxmlformats.org/drawingml/2006/main">
                  <a:graphicData uri="http://schemas.microsoft.com/office/word/2010/wordprocessingGroup">
                    <wpg:wgp>
                      <wpg:cNvGrpSpPr/>
                      <wpg:grpSpPr>
                        <a:xfrm>
                          <a:off x="0" y="0"/>
                          <a:ext cx="5943600" cy="6262200"/>
                          <a:chOff x="0" y="0"/>
                          <a:chExt cx="5943600" cy="6262200"/>
                        </a:xfrm>
                      </wpg:grpSpPr>
                      <pic:pic xmlns:pic="http://schemas.openxmlformats.org/drawingml/2006/picture">
                        <pic:nvPicPr>
                          <pic:cNvPr id="4" name="Image2"/>
                          <pic:cNvPicPr/>
                        </pic:nvPicPr>
                        <pic:blipFill>
                          <a:blip r:embed="rId4"/>
                          <a:stretch/>
                        </pic:blipFill>
                        <pic:spPr>
                          <a:xfrm>
                            <a:off x="0" y="0"/>
                            <a:ext cx="5943600" cy="3711600"/>
                          </a:xfrm>
                          <a:prstGeom prst="rect">
                            <a:avLst/>
                          </a:prstGeom>
                          <a:noFill/>
                          <a:ln w="0">
                            <a:noFill/>
                          </a:ln>
                        </pic:spPr>
                      </pic:pic>
                      <wps:wsp>
                        <wps:cNvPr id="5" name="Text Box 1"/>
                        <wps:cNvSpPr/>
                        <wps:spPr>
                          <a:xfrm>
                            <a:off x="0" y="3766320"/>
                            <a:ext cx="5943600" cy="2496240"/>
                          </a:xfrm>
                          <a:prstGeom prst="rect">
                            <a:avLst/>
                          </a:prstGeom>
                          <a:solidFill>
                            <a:srgbClr val="FFFFFF"/>
                          </a:solidFill>
                          <a:ln w="0">
                            <a:noFill/>
                          </a:ln>
                        </wps:spPr>
                        <wps:style>
                          <a:lnRef idx="0"/>
                          <a:fillRef idx="0"/>
                          <a:effectRef idx="0"/>
                          <a:fontRef idx="minor"/>
                        </wps:style>
                        <wps:txbx>
                          <w:txbxContent>
                            <w:p>
                              <w:pPr>
                                <w:pStyle w:val="Normal"/>
                                <w:spacing w:before="120" w:after="240"/>
                                <w:rPr>
                                  <w:rFonts w:ascii="Aptos" w:hAnsi="Aptos"/>
                                  <w:sz w:val="20"/>
                                  <w:szCs w:val="20"/>
                                </w:rPr>
                              </w:pPr>
                              <w:r>
                                <w:rPr>
                                  <w:rFonts w:eastAsia="Arial" w:cs="Arial" w:ascii="Aptos" w:hAnsi="Aptos"/>
                                  <w:b/>
                                  <w:bCs/>
                                  <w:sz w:val="20"/>
                                  <w:szCs w:val="20"/>
                                </w:rPr>
                                <w:t>Figure 3.</w:t>
                              </w:r>
                              <w:r>
                                <w:rPr>
                                  <w:rFonts w:eastAsia="Arial" w:cs="Arial" w:ascii="Aptos" w:hAnsi="Aptos"/>
                                  <w:sz w:val="20"/>
                                  <w:szCs w:val="20"/>
                                </w:rPr>
                                <w:t xml:space="preserve"> Global geography of soil organic N buffering and fertilizer-shock exposure. </w:t>
                              </w:r>
                              <w:r>
                                <w:rPr>
                                  <w:rFonts w:eastAsia="Arial" w:cs="Arial" w:ascii="Aptos" w:hAnsi="Aptos"/>
                                  <w:b/>
                                  <w:bCs/>
                                  <w:sz w:val="20"/>
                                  <w:szCs w:val="20"/>
                                </w:rPr>
                                <w:t>a.</w:t>
                              </w:r>
                              <w:r>
                                <w:rPr>
                                  <w:rFonts w:eastAsia="Arial" w:cs="Arial" w:ascii="Aptos" w:hAnsi="Aptos"/>
                                  <w:sz w:val="20"/>
                                  <w:szCs w:val="20"/>
                                </w:rPr>
                                <w:t xml:space="preserve"> Country-level cropland-weighted soil organic N buffer proxy, calculated from SoilGrids SOC and C:N and weighted by MIRCA2000 cropped-area distribution. </w:t>
                              </w:r>
                              <w:r>
                                <w:rPr>
                                  <w:rFonts w:eastAsia="Arial" w:cs="Arial" w:ascii="Aptos" w:hAnsi="Aptos"/>
                                  <w:b/>
                                  <w:bCs/>
                                  <w:sz w:val="20"/>
                                  <w:szCs w:val="20"/>
                                </w:rPr>
                                <w:t>b.</w:t>
                              </w:r>
                              <w:r>
                                <w:rPr>
                                  <w:rFonts w:eastAsia="Arial" w:cs="Arial" w:ascii="Aptos" w:hAnsi="Aptos"/>
                                  <w:sz w:val="20"/>
                                  <w:szCs w:val="20"/>
                                </w:rPr>
                                <w:t xml:space="preserve"> Fertilizer-shock exposure based on synthetic N application intensity (FAOSTAT) and fertilizer import reliance (IFA trade statistics), averaged over 2018–2020. The continuous exposure index is shown for visualization; classification in panel c uses the pre-specified high/low exposure rule. </w:t>
                              </w:r>
                              <w:r>
                                <w:rPr>
                                  <w:rFonts w:eastAsia="Arial" w:cs="Arial" w:ascii="Aptos" w:hAnsi="Aptos"/>
                                  <w:b/>
                                  <w:bCs/>
                                  <w:sz w:val="20"/>
                                  <w:szCs w:val="20"/>
                                </w:rPr>
                                <w:t>c.</w:t>
                              </w:r>
                              <w:r>
                                <w:rPr>
                                  <w:rFonts w:eastAsia="Arial" w:cs="Arial" w:ascii="Aptos" w:hAnsi="Aptos"/>
                                  <w:sz w:val="20"/>
                                  <w:szCs w:val="20"/>
                                </w:rPr>
                                <w:t xml:space="preserve"> Country-level soil-buffer and exposure classification. Low buffer is defined as the bottom tercile of cropland-bearing countries by cropland-weighted buffer proxy; high exposure is defined as synthetic N intensity ≥ 150 kg N ha</w:t>
                              </w:r>
                              <w:r>
                                <w:rPr>
                                  <w:rFonts w:eastAsia="Arial" w:cs="Cambria Math" w:ascii="Cambria Math" w:hAnsi="Cambria Math"/>
                                  <w:sz w:val="20"/>
                                  <w:szCs w:val="20"/>
                                </w:rPr>
                                <w:t>⁻</w:t>
                              </w:r>
                              <w:r>
                                <w:rPr>
                                  <w:rFonts w:eastAsia="Arial" w:cs="Arial" w:ascii="Aptos" w:hAnsi="Aptos"/>
                                  <w:sz w:val="20"/>
                                  <w:szCs w:val="20"/>
                                </w:rPr>
                                <w:t>¹ or import reliance ≥ 0.70 with N intensity ≥ 25 kg N ha</w:t>
                              </w:r>
                              <w:r>
                                <w:rPr>
                                  <w:rFonts w:eastAsia="Arial" w:cs="Cambria Math" w:ascii="Cambria Math" w:hAnsi="Cambria Math"/>
                                  <w:sz w:val="20"/>
                                  <w:szCs w:val="20"/>
                                </w:rPr>
                                <w:t>⁻</w:t>
                              </w:r>
                              <w:r>
                                <w:rPr>
                                  <w:rFonts w:eastAsia="Arial" w:cs="Arial" w:ascii="Aptos" w:hAnsi="Aptos"/>
                                  <w:sz w:val="20"/>
                                  <w:szCs w:val="20"/>
                                </w:rPr>
                                <w:t xml:space="preserve">¹. </w:t>
                              </w:r>
                              <w:r>
                                <w:rPr>
                                  <w:rFonts w:eastAsia="Arial" w:cs="Arial" w:ascii="Aptos" w:hAnsi="Aptos"/>
                                  <w:b/>
                                  <w:bCs/>
                                  <w:sz w:val="20"/>
                                  <w:szCs w:val="20"/>
                                </w:rPr>
                                <w:t>d.</w:t>
                              </w:r>
                              <w:r>
                                <w:rPr>
                                  <w:rFonts w:eastAsia="Arial" w:cs="Arial" w:ascii="Aptos" w:hAnsi="Aptos"/>
                                  <w:sz w:val="20"/>
                                  <w:szCs w:val="20"/>
                                </w:rPr>
                                <w:t xml:space="preserve"> FAOSTAT cropland area in each country class, stacked by region. The figure is a mechanism-specific resilience screen, not a food-security vulnerability index. The sensitivity analysis shows that the low-buffer/high-exposure class is geographically concentrated but threshold-sensitive, covering 17.4% of FAOSTAT cropland under default thresholds and 4.85% under cropland-area-weighted buffer thresholds (full sensitivity analysis in Supplementary Note 7), rather than a definitive vulnerability ranking.</w:t>
                              </w:r>
                            </w:p>
                            <w:p>
                              <w:pPr>
                                <w:pStyle w:val="Caption"/>
                                <w:suppressLineNumbers/>
                                <w:spacing w:before="120" w:after="120"/>
                                <w:rPr/>
                              </w:pPr>
                              <w:r>
                                <w:rPr/>
                              </w:r>
                            </w:p>
                          </w:txbxContent>
                        </wps:txbx>
                        <wps:bodyPr lIns="0" tIns="0" rIns="0" bIns="0" anchor="t">
                          <a:noAutofit/>
                        </wps:bodyPr>
                      </wps:wsp>
                    </wpg:wgp>
                  </a:graphicData>
                </a:graphic>
              </wp:anchor>
            </w:drawing>
          </mc:Choice>
          <mc:Fallback>
            <w:pict>
              <v:group id="shape_0" alt="Group 2" style="position:absolute;margin-left:0pt;margin-top:0pt;width:468pt;height:493.1pt" coordorigin="0,0" coordsize="9360,98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0;top:0;width:9359;height:5844;mso-wrap-style:none;v-text-anchor:middle" type="_x0000_t75">
                  <v:imagedata r:id="rId5" o:detectmouseclick="t"/>
                  <v:stroke color="#3465a4" joinstyle="round" endcap="flat"/>
                  <w10:wrap type="square"/>
                </v:shape>
                <v:rect id="shape_0" fillcolor="white" stroked="f" o:allowincell="f" style="position:absolute;left:0;top:5931;width:9359;height:3930;mso-wrap-style:square;v-text-anchor:top">
                  <v:fill o:detectmouseclick="t" type="solid" color2="black"/>
                  <v:stroke color="#3465a4" joinstyle="round" endcap="flat"/>
                  <v:textbox>
                    <w:txbxContent>
                      <w:p>
                        <w:pPr>
                          <w:pStyle w:val="Normal"/>
                          <w:spacing w:before="120" w:after="240"/>
                          <w:rPr>
                            <w:rFonts w:ascii="Aptos" w:hAnsi="Aptos"/>
                            <w:sz w:val="20"/>
                            <w:szCs w:val="20"/>
                          </w:rPr>
                        </w:pPr>
                        <w:r>
                          <w:rPr>
                            <w:rFonts w:eastAsia="Arial" w:cs="Arial" w:ascii="Aptos" w:hAnsi="Aptos"/>
                            <w:b/>
                            <w:bCs/>
                            <w:sz w:val="20"/>
                            <w:szCs w:val="20"/>
                          </w:rPr>
                          <w:t>Figure 3.</w:t>
                        </w:r>
                        <w:r>
                          <w:rPr>
                            <w:rFonts w:eastAsia="Arial" w:cs="Arial" w:ascii="Aptos" w:hAnsi="Aptos"/>
                            <w:sz w:val="20"/>
                            <w:szCs w:val="20"/>
                          </w:rPr>
                          <w:t xml:space="preserve"> Global geography of soil organic N buffering and fertilizer-shock exposure. </w:t>
                        </w:r>
                        <w:r>
                          <w:rPr>
                            <w:rFonts w:eastAsia="Arial" w:cs="Arial" w:ascii="Aptos" w:hAnsi="Aptos"/>
                            <w:b/>
                            <w:bCs/>
                            <w:sz w:val="20"/>
                            <w:szCs w:val="20"/>
                          </w:rPr>
                          <w:t>a.</w:t>
                        </w:r>
                        <w:r>
                          <w:rPr>
                            <w:rFonts w:eastAsia="Arial" w:cs="Arial" w:ascii="Aptos" w:hAnsi="Aptos"/>
                            <w:sz w:val="20"/>
                            <w:szCs w:val="20"/>
                          </w:rPr>
                          <w:t xml:space="preserve"> Country-level cropland-weighted soil organic N buffer proxy, calculated from SoilGrids SOC and C:N and weighted by MIRCA2000 cropped-area distribution. </w:t>
                        </w:r>
                        <w:r>
                          <w:rPr>
                            <w:rFonts w:eastAsia="Arial" w:cs="Arial" w:ascii="Aptos" w:hAnsi="Aptos"/>
                            <w:b/>
                            <w:bCs/>
                            <w:sz w:val="20"/>
                            <w:szCs w:val="20"/>
                          </w:rPr>
                          <w:t>b.</w:t>
                        </w:r>
                        <w:r>
                          <w:rPr>
                            <w:rFonts w:eastAsia="Arial" w:cs="Arial" w:ascii="Aptos" w:hAnsi="Aptos"/>
                            <w:sz w:val="20"/>
                            <w:szCs w:val="20"/>
                          </w:rPr>
                          <w:t xml:space="preserve"> Fertilizer-shock exposure based on synthetic N application intensity (FAOSTAT) and fertilizer import reliance (IFA trade statistics), averaged over 2018–2020. The continuous exposure index is shown for visualization; classification in panel c uses the pre-specified high/low exposure rule. </w:t>
                        </w:r>
                        <w:r>
                          <w:rPr>
                            <w:rFonts w:eastAsia="Arial" w:cs="Arial" w:ascii="Aptos" w:hAnsi="Aptos"/>
                            <w:b/>
                            <w:bCs/>
                            <w:sz w:val="20"/>
                            <w:szCs w:val="20"/>
                          </w:rPr>
                          <w:t>c.</w:t>
                        </w:r>
                        <w:r>
                          <w:rPr>
                            <w:rFonts w:eastAsia="Arial" w:cs="Arial" w:ascii="Aptos" w:hAnsi="Aptos"/>
                            <w:sz w:val="20"/>
                            <w:szCs w:val="20"/>
                          </w:rPr>
                          <w:t xml:space="preserve"> Country-level soil-buffer and exposure classification. Low buffer is defined as the bottom tercile of cropland-bearing countries by cropland-weighted buffer proxy; high exposure is defined as synthetic N intensity ≥ 150 kg N ha</w:t>
                        </w:r>
                        <w:r>
                          <w:rPr>
                            <w:rFonts w:eastAsia="Arial" w:cs="Cambria Math" w:ascii="Cambria Math" w:hAnsi="Cambria Math"/>
                            <w:sz w:val="20"/>
                            <w:szCs w:val="20"/>
                          </w:rPr>
                          <w:t>⁻</w:t>
                        </w:r>
                        <w:r>
                          <w:rPr>
                            <w:rFonts w:eastAsia="Arial" w:cs="Arial" w:ascii="Aptos" w:hAnsi="Aptos"/>
                            <w:sz w:val="20"/>
                            <w:szCs w:val="20"/>
                          </w:rPr>
                          <w:t>¹ or import reliance ≥ 0.70 with N intensity ≥ 25 kg N ha</w:t>
                        </w:r>
                        <w:r>
                          <w:rPr>
                            <w:rFonts w:eastAsia="Arial" w:cs="Cambria Math" w:ascii="Cambria Math" w:hAnsi="Cambria Math"/>
                            <w:sz w:val="20"/>
                            <w:szCs w:val="20"/>
                          </w:rPr>
                          <w:t>⁻</w:t>
                        </w:r>
                        <w:r>
                          <w:rPr>
                            <w:rFonts w:eastAsia="Arial" w:cs="Arial" w:ascii="Aptos" w:hAnsi="Aptos"/>
                            <w:sz w:val="20"/>
                            <w:szCs w:val="20"/>
                          </w:rPr>
                          <w:t xml:space="preserve">¹. </w:t>
                        </w:r>
                        <w:r>
                          <w:rPr>
                            <w:rFonts w:eastAsia="Arial" w:cs="Arial" w:ascii="Aptos" w:hAnsi="Aptos"/>
                            <w:b/>
                            <w:bCs/>
                            <w:sz w:val="20"/>
                            <w:szCs w:val="20"/>
                          </w:rPr>
                          <w:t>d.</w:t>
                        </w:r>
                        <w:r>
                          <w:rPr>
                            <w:rFonts w:eastAsia="Arial" w:cs="Arial" w:ascii="Aptos" w:hAnsi="Aptos"/>
                            <w:sz w:val="20"/>
                            <w:szCs w:val="20"/>
                          </w:rPr>
                          <w:t xml:space="preserve"> FAOSTAT cropland area in each country class, stacked by region. The figure is a mechanism-specific resilience screen, not a food-security vulnerability index. The sensitivity analysis shows that the low-buffer/high-exposure class is geographically concentrated but threshold-sensitive, covering 17.4% of FAOSTAT cropland under default thresholds and 4.85% under cropland-area-weighted buffer thresholds (full sensitivity analysis in Supplementary Note 7), rather than a definitive vulnerability ranking.</w:t>
                        </w:r>
                      </w:p>
                      <w:p>
                        <w:pPr>
                          <w:pStyle w:val="Caption"/>
                          <w:suppressLineNumbers/>
                          <w:spacing w:before="120" w:after="120"/>
                          <w:rPr/>
                        </w:pPr>
                        <w:r>
                          <w:rPr/>
                        </w:r>
                      </w:p>
                    </w:txbxContent>
                  </v:textbox>
                  <w10:wrap type="square"/>
                </v:rect>
              </v:group>
            </w:pict>
          </mc:Fallback>
        </mc:AlternateContent>
      </w:r>
      <w:r>
        <w:rPr/>
        <w:t>Discussion</w:t>
      </w:r>
    </w:p>
    <w:p>
      <w:pPr>
        <w:pStyle w:val="Normal"/>
        <w:spacing w:lineRule="auto" w:line="480" w:before="0" w:after="200"/>
        <w:rPr/>
      </w:pPr>
      <w:r>
        <w:rPr/>
        <w:t>Our model shows that SOM buffers fertilizer disruptions, but persistent disruptions degrade the buffer. At the farm scale, higher SOC reduces yield and gross margin losses. At the regional scale, that biophysical buffer is amplified or dampened by behavioral and market responses. Over time, lower yields reduce residue return and erode the SOM stock that supplies the buffer.</w:t>
      </w:r>
    </w:p>
    <w:p>
      <w:pPr>
        <w:pStyle w:val="Normal"/>
        <w:spacing w:lineRule="auto" w:line="480" w:before="0" w:after="200"/>
        <w:rPr/>
      </w:pPr>
      <w:r>
        <w:t xml:space="preserve">SOM functions as farm-level financial resilience, beyond its agronomic role in driving yield consistency. Coupling Century/RothC SOM dynamics with partial-equilibrium fertilizer demand reveals a within-region gradient in soil-mediated resilience: relative to farms at half the regional mean SOC, </w:t>
      </w:r>
      <w:del w:id="9001" w:author="Matthew Wallenstein" w:date="2026-08-29T12:00:00Z">
        <w:r>
          <w:delText xml:space="preserve">farms at the regional meanlose up to ~4 percentage points less gross margin under a 100% fertilizer-price spike (regional range 2.5–4.2 percentage points; figure 1b).</w:delText>
        </w:r>
      </w:del>
      <w:ins w:id="9002" w:author="Matthew Wallenstein" w:date="2026-08-29T12:00:00Z">
        <w:r>
          <w:t xml:space="preserve">farms at the regional mean lose up to ~1 percentage point less gross margin under a 100% fertilizer-price spike (regional range 0.3–1.0 percentage points; figure 1b).</w:t>
        </w:r>
      </w:ins>
      <w:r>
        <w:t xml:space="preserve"> </w:t>
      </w:r>
      <w:del w:id="9003" w:author="Matthew Wallenstein" w:date="2026-08-29T12:00:00Z">
        <w:r>
          <w:delText xml:space="preserve">In Sub-Saharan Africa, a farm at half the regional mean SOC loses 15.6% of gross margin versus 11.4% at the mean, a 4.2-percentage-point difference that is modest in relative terms but large enough to influence whether liquidity-constrained smallholders purchase</w:delText>
        </w:r>
      </w:del>
      <w:ins w:id="9004" w:author="Matthew Wallenstein" w:date="2026-08-29T12:00:00Z">
        <w:r>
          <w:t xml:space="preserve">In Sub-Saharan Africa, a farm at half the regional mean SOC loses 0.9% of gross margin where a farm at the mean is essentially unaffected, a contrast that is modest in absolute terms but concentrated exactly where liquidity-constrained smallholders decide whether to purchase</w:t>
        </w:r>
      </w:ins>
      <w:r>
        <w:t xml:space="preserve"> next season's inputs. This financial framing is important because farmers make input decisions on margins, not yields, and because the regional policy case for soil-health investment therefore differs by context. In SSA, the case is tied to food security and liquidity constraints, where chronic poverty and low soil fertility reinforce each other [28]. In North America, where conventional buffers already dampen single-season losses to 1.5–2.2% yield loss across the same SOC range, it is primarily a margin-stability benefit under input-price volatility. </w:t>
      </w:r>
      <w:del w:id="9005" w:author="Matthew Wallenstein" w:date="2026-08-29T12:00:00Z">
        <w:r>
          <w:delText xml:space="preserve">Commercial systems, by contrast, experience the buffer mainly as margin stability under input-price volatility rather than as a food-security constraint, so the policy rationale differs by farm type.</w:delText>
        </w:r>
      </w:del>
    </w:p>
    <w:p>
      <w:pPr>
        <w:pStyle w:val="Normal"/>
        <w:spacing w:lineRule="auto" w:line="480" w:before="0" w:after="200"/>
        <w:rPr/>
      </w:pPr>
      <w:r>
        <w:rPr/>
        <w:t>This farm-level buffer scales into regional vulnerability through the interaction of soil condition with the economic structure farmers face. As a descriptive diagnostic across the eight modeled regions, current-period soil N buffer ratio contributes modestly to cross-regional yield sensitivity; fertilizer-demand elasticity, base-yield position, food-demand elasticity and the fertilizer share in regional gross margin explain how farm-level buffering scales into regional outcomes (Supplementary Note 3). Effects were concentrated where farmers faced high domestic fertilizer-price pass-through, limited ability to benefit from higher crop prices, and greater sensitivity of input demand to fertilizer prices. Vos et al. [29] document the uneven regional impact of the 2021–2022 fertilizer shock; Assefa et al. [30] provide direct evidence from Ethiopia that smallholder fertilizer demand was more responsive to fertilizer prices than to output prices; Amankwah et al. [31] document parallel patterns from cross-country smallholder surveys in Sub-Saharan Africa during the 2020–2023 polycrisis period. The regions least able to absorb a fertilizer shock are those where degraded soil buffering and economic exposure coincide, a combination concentrated in the smallholder systems of Sub-Saharan Africa and South Asia. Latin America illustrates the inverse trap: its modest modeled losses under sustained disruption reflect cropland expansion that generates land-use change emissions that need to be weighed against avoided food-security impact [32]. Soil-capital resilience reduces environmental impacts; frontier-expansion resilience compounds them. Vulnerability frameworks that treat soil and economic responses independently miss this interaction.</w:t>
      </w:r>
    </w:p>
    <w:p>
      <w:pPr>
        <w:pStyle w:val="Normal"/>
        <w:spacing w:lineRule="auto" w:line="480" w:before="0" w:after="200"/>
        <w:rPr/>
      </w:pPr>
      <w:r>
        <w:rPr/>
        <w:t xml:space="preserve">SOM and in-season N capture address different parts of the same resilience problem and should be considered together. SOM increases the stock of organic nitrogen available when fertilizer access falls; improved in-season N capture increases the fraction of available mineral nitrogen converted into crop production. Our model represents this capture component of NUE rather than total field-scale NUE, which also includes loss avoidance and the conversion of captured N into harvestable yield, neither of which is explicitly resolved here. Even within that bounded interpretation, raising modeled monthly N capture efficiency from 0.45 to 0.65reduces Sub-Saharan African year-10 yield loss by approximately 55% (Supplementary Fig. S10), indicating that improvements in timing, placement, retention and crop uptake can extend the productive value of existing soil N buffering during disruption. The two levers are not substitutes for one another. NUE gains do not rebuild the soil buffer, and a larger soil buffer is realized as crop yield only when in-season capture is reasonably efficient. Soil-health investment and NUE improvement should therefore be treated as complementary resilience strategies: one builds durable nitrogen capital, the other improves its effective use when external N supply is constrained.</w:t>
      </w:r>
    </w:p>
    <w:p>
      <w:pPr>
        <w:pStyle w:val="Normal"/>
        <w:spacing w:lineRule="auto" w:line="480" w:before="0" w:after="200"/>
        <w:rPr/>
      </w:pPr>
      <w:r>
        <w:rPr/>
        <w:t xml:space="preserve">SOM should be positioned as a complement to fertilizer access, not a substitute for it. The buffer function of SOM is largest when fertilizer use is maintained at productive levels: more residue returns sustain the SOM pool, and the same percentage fertilizer cut then produces a smaller absolute yield loss because the soil supplies a larger share of crop N. Soil health strategies that reduce fertilizer use without maintaining yields and residue return could shrink the buffer they are intended to provide. Persistent disruption illustrates this dynamic. A one-year price spike acts on a fixed soil buffer; a sustained disruption draws down the soil nitrogen capital that supplies it (figure 2c), and the SC1–SC2 contrast shows thata permanent physical constraint produces roughly ten times the year-30 yield loss of one that resolves linearly over 20 years. Once a sustained shortfall begins, stewardship alone cannot prevent the residue-return feedback. Short and long shocks call for different responses: year-1 capacity buffering points to the value of building mineralizable N before shocks arrive; long-term buffer erosion points to reducing the duration and depth of physical shocks themselves. Policy designs that pair soil health investment with stable fertilizer access during non-shock periods, and that activate the soil buffering value primarily during shock periods, are likely to outperform either lever applied alone.</w:t>
      </w:r>
    </w:p>
    <w:p>
      <w:pPr>
        <w:pStyle w:val="Normal"/>
        <w:spacing w:lineRule="auto" w:line="480" w:before="0" w:after="200"/>
        <w:rPr/>
      </w:pPr>
      <w:r>
        <w:rPr/>
        <w:t xml:space="preserve">Parameter uncertainty shifts the magnitude of these effects but not their direction. Price elasticities carry substantial uncertainty, particularly for Sub-Saharan Africa (εF,PF: −0.15 to −0.70 across country-level estimates); halving all elasticities preserves the qualitative regional pattern whilecompressing global year-10 yield loss by approximately 46% (Supplementary Fig. S8). A joint-uncertainty analysis across plausible biophysical and economic ranges (Supplementary Note 6) confirms that the SOC-buffering effect is positive in every region (Supplementary Fig. S9). The country-level classification (figure 3) shows that the low-buffer/high-exposure geography is real but threshold-sensitive: under the default rule it covers 17.4% of FAOSTAT cropland and concentrates in Sub-Saharan Africa, South Asia, and parts of East and Southeast Asia; under cropland-area-weighted buffer thresholds it narrows to 4.85%. The classification therefore identifies where the within-region mechanism is most likely to be policy-relevant. Replacing Century/RothC with a microbially-explicit 4-pool SOM scheme preserves the qualitative conclusion that persistent disruption erodes the buffer but widens the uncertainty range (Supplementary Fig. S5; Supplementary table 2), implying that microbially driven stabilization feedbacks could accelerate soil nitrogen depletion under prolonged shortfalls and shorten the window over which the buffer remains intact.</w:t>
      </w:r>
    </w:p>
    <w:p>
      <w:pPr>
        <w:pStyle w:val="Normal"/>
        <w:spacing w:lineRule="auto" w:line="480" w:before="0" w:after="200"/>
        <w:rPr/>
      </w:pPr>
      <w:r>
        <w:rPr/>
        <w:t>Our analysis has several structural and empirical limitations. The Mitscherlich yield response (the diminishing-returns shape relating crop yield to available nitrogen, with steep gains at low N and a plateau as N approaches the agronomic optimum) does not capture crop-specific responses, nutrient interactions, or within-region heterogeneity, and biological nitrogen fixation is treated as static. Broadbalk (the Rothamsted long-term wheat experiment, established 1843) benchmarking supports the biophysical core for contemporary fertilizer-responsive systems, but absolute yield predictions carry meaningful bias: the model overpredicts modern-period unfertilized yields by approximately 48% and full-fertilizer yields by approximately 25% (treatment definitions in Supplementary Note 1). This bias affects absolute yield levels more than the relative shock-response gradients that are the focus of this work, but it underscores that the model is best interpreted as a scenario tool for relative vulnerability and buffering direction rather than as a yield-forecasting system. The 2022 fertilizer-crisis hindcast reproduces the rank ordering of regional demand reductions (Spearman ρ = 1.0 excluding South Asia) but overpredicts their magnitude (Supplementary Note 1, Supplementary Figs. S2 and S4). The Sub-Saharan African parameterization applies Bayesian-calibrated tropical turnover ratios from Kenyan field experiments but has not been validated against long-term tropical SOC time series. These results should therefore be interpreted as scenario-based estimates of relative vulnerability and buffering direction, rather than site- or region-specific forecasts of yield loss. We have additionally benchmarked the modelled Sub-Saharan African maize nitrogen response against the OFRA on-farm response-function database (364 maize–nitrogen response functions; Wortmann et al. 2017); the modelled response falls within, and at the conservative low edge of, the observed envelope (Supplementary Note 1).</w:t>
      </w:r>
    </w:p>
    <w:p>
      <w:pPr>
        <w:pStyle w:val="Normal"/>
        <w:spacing w:lineRule="auto" w:line="480" w:before="0" w:after="200"/>
        <w:rPr/>
      </w:pPr>
      <w:r>
        <w:rPr/>
        <w:t>Soil organic matter indicators could improve fertilizer-shock vulnerability assessments such as those used by FAO-WFP [33] and G7 resilience frameworks, especially when combined with trade exposure, fertilizer import reliance, fiscal capacity and emergency finance. Strategic fertilizer reserves, subsidies [34], and short-term financing can reduce exposure to acute shocks; they do not rebuild the biophysical stock that helps determine how much production is lost when fertilizer use falls. Existing policy frameworks — the EU Soil Monitoring Law [35], the 2024 African Fertilizer and Soil Health Summit [36], and USDA conservation programs [37] — could support resilience-based incentives, such as payment rates or insurance discounts linked to modeled SOM benefits, although detailed mechanism design lies outside the scope of this analysis.</w:t>
      </w:r>
    </w:p>
    <w:p>
      <w:pPr>
        <w:pStyle w:val="Heading2"/>
        <w:rPr/>
      </w:pPr>
      <w:r>
        <w:rPr/>
        <w:t>Conclusion</w:t>
      </w:r>
    </w:p>
    <w:p>
      <w:pPr>
        <w:pStyle w:val="Normal"/>
        <w:spacing w:lineRule="auto" w:line="480"/>
        <w:rPr/>
      </w:pPr>
      <w:r>
        <w:rPr/>
        <w:t>Soil organic matter functions as a dynamic nitrogen resilience stock that buffers farms and regions against fertilizer supply disruptions, but the buffer is finite and erodes when disruptions persist. Coupling soil nitrogen cycling with regional partial-equilibrium economics shows that within-region soil organic carbon gradients drive percentage-point differences in shock-induced yield and gross-margin losses, and that the largest soil-mediated contrasts occur where SOC is currently lowest and economic responsiveness is highest. Persistent shocks compound the original deficit by depleting the soil pool that supplies the buffer, shortening the window over which it remains intact. Two near-term priorities follow. First, treat the soil nitrogen buffer as an operational input to short-horizon food-security risk frameworks alongside trade exposure and fertilizer reliance, not as a long-term sustainability metric tracked separately. Second, soil-health investments and nitrogen use-efficiency interventions should be evaluated jointly against scenarios of sustained input disruption, not only acute price spikes. Targeted empirical work in low-SOC, high-exposure regions, paired with refined regional parameterisation of the soil-N depletion feedback, would tighten the quantitative inferences presented here and inform the design of soil-aware resilience strategies.</w:t>
      </w:r>
    </w:p>
    <w:p>
      <w:pPr>
        <w:pStyle w:val="Heading1"/>
        <w:rPr/>
      </w:pPr>
      <w:r>
        <w:rPr/>
        <w:t>Acknowledgements</w:t>
      </w:r>
    </w:p>
    <w:p>
      <w:pPr>
        <w:pStyle w:val="Normal"/>
        <w:spacing w:lineRule="auto" w:line="480"/>
        <w:rPr/>
      </w:pPr>
      <w:r>
        <w:rPr/>
        <w:t>This research received no specific grant from any funding agency in the public, commercial, or not-for-profit sectors.</w:t>
      </w:r>
    </w:p>
    <w:p>
      <w:pPr>
        <w:pStyle w:val="Normal"/>
        <w:spacing w:lineRule="auto" w:line="480"/>
        <w:rPr/>
      </w:pPr>
      <w:r>
        <w:rPr/>
        <w:t>Author contributions (CRediT). M.D.W. — conceptualization, methodology (biophysical model), formal analysis, software, investigation, writing — original draft, writing — review and editing. D.T.M. — methodology (partial-equilibrium economic module), parameter selection and calibration from the agricultural economics literature, validation, writing — review and editing.</w:t>
      </w:r>
    </w:p>
    <w:p>
      <w:pPr>
        <w:pStyle w:val="Normal"/>
        <w:spacing w:lineRule="auto" w:line="480"/>
        <w:rPr/>
      </w:pPr>
      <w:r>
        <w:rPr/>
        <w:t>Competing interests. M.D.W. is employed by Syngenta Group, a manufacturer and distributor of crop protection products, seeds, and biologicals. Syngenta does not manufacture synthetic nitrogen fertilizer but does market biological and enhanced-efficiency products that improve nitrogen use efficiency, which is one of the two resilience levers identified in this analysis. D.T.M. declares no competing interests.</w:t>
      </w:r>
    </w:p>
    <w:p>
      <w:pPr>
        <w:pStyle w:val="Heading1"/>
        <w:rPr>
          <w:ins w:id="9003" w:author="Matthew Wallenstein" w:date="2026-08-29T12:00:00Z"/>
        </w:rPr>
      </w:pPr>
      <w:ins w:id="9004" w:author="Matthew Wallenstein" w:date="2026-08-29T12:00:00Z">
        <w:r>
          <w:t xml:space="preserve">AI use statement</w:t>
        </w:r>
      </w:ins>
    </w:p>
    <w:p>
      <w:pPr>
        <w:rPr>
          <w:ins w:id="9005" w:author="Matthew Wallenstein" w:date="2026-08-29T12:00:00Z"/>
        </w:rPr>
      </w:pPr>
      <w:ins w:id="9006" w:author="Matthew Wallenstein" w:date="2026-08-29T12:00:00Z">
        <w:r>
          <w:t xml:space="preserve">The authors used Claude (Anthropic) to assist in implementing the coupled biophysical–economic model in Python, generating analysis and figure code, and technical manuscript copy-editing. Model design, parameter choices, and all interpretive conclusions are the authors' own; all AI-assisted outputs were verified by the authors.</w:t>
        </w:r>
      </w:ins>
    </w:p>
    <w:p>
      <w:pPr>
        <w:pStyle w:val="Heading1"/>
        <w:rPr/>
      </w:pPr>
      <w:r>
        <w:rPr/>
        <w:t>Data availability</w:t>
      </w:r>
    </w:p>
    <w:p>
      <w:pPr>
        <w:pStyle w:val="Normal"/>
        <w:spacing w:lineRule="auto" w:line="480" w:before="0" w:after="200"/>
        <w:rPr/>
      </w:pPr>
      <w:r>
        <w:rPr/>
        <w:t>Regional parameterization data are derived from publicly available sources (ISRIC SoilGrids, FAO FAOSTAT, IFA). Framework output data underlying all figures are available at the Zenodo repository (https://doi.org/10.5281/zenodo.19699772).</w:t>
      </w:r>
    </w:p>
    <w:p>
      <w:pPr>
        <w:pStyle w:val="Heading1"/>
        <w:rPr/>
      </w:pPr>
      <w:r>
        <w:rPr/>
        <w:t>Code availability</w:t>
      </w:r>
    </w:p>
    <w:p>
      <w:pPr>
        <w:pStyle w:val="Normal"/>
        <w:spacing w:lineRule="auto" w:line="480" w:before="0" w:after="200"/>
        <w:rPr/>
      </w:pPr>
      <w:r>
        <w:rPr/>
        <w:t>The coupled biophysical-economic framework and all scripts required to reproduce the analyses are available at https://github.com/mdw7fc/soil-n-resilience.</w:t>
      </w:r>
    </w:p>
    <w:p>
      <w:pPr>
        <w:pStyle w:val="Heading1"/>
        <w:spacing w:lineRule="auto" w:line="480"/>
        <w:rPr/>
      </w:pPr>
      <w:r>
        <w:rPr/>
        <w:t>References</w:t>
      </w:r>
    </w:p>
    <w:p>
      <w:pPr>
        <w:pStyle w:val="Normal"/>
        <w:spacing w:before="0" w:after="120"/>
        <w:ind w:hanging="360" w:start="360"/>
        <w:rPr/>
      </w:pPr>
      <w:r>
        <w:rPr/>
        <w:t>[1]</w:t>
        <w:tab/>
        <w:t xml:space="preserve">Arita S, Wang M, Kim J, Chakravorty R and Steinbach S 2026 Fertilizer Price Projections Under Strait of Hormuz Disruption Scenarios </w:t>
      </w:r>
      <w:r>
        <w:rPr>
          <w:i/>
        </w:rPr>
        <w:t>NDSU Agricultural Trade Monitor</w:t>
      </w:r>
      <w:r>
        <w:rPr/>
        <w:t xml:space="preserve"> (Center for Agricultural Policy and Trade Studies) (doi: 10.22004/ag.econ.396439)</w:t>
      </w:r>
    </w:p>
    <w:p>
      <w:pPr>
        <w:pStyle w:val="Normal"/>
        <w:spacing w:before="0" w:after="120"/>
        <w:ind w:hanging="360" w:start="360"/>
        <w:rPr/>
      </w:pPr>
      <w:r>
        <w:rPr/>
        <w:t>[2]</w:t>
        <w:tab/>
        <w:t xml:space="preserve">Arita S, Chakravorty R, Kim J, Wang M and Steinbach S 2026 A Global Fertilizer Price Projection Model for Market Disruptions </w:t>
      </w:r>
      <w:r>
        <w:rPr>
          <w:i/>
        </w:rPr>
        <w:t>NDSU-ARPC Working Paper 2026-05</w:t>
      </w:r>
      <w:r>
        <w:rPr/>
        <w:t xml:space="preserve"> (North Dakota State University) (doi: 10.22004/ag.econ.396443)</w:t>
      </w:r>
    </w:p>
    <w:p>
      <w:pPr>
        <w:pStyle w:val="Normal"/>
        <w:spacing w:before="0" w:after="120"/>
        <w:ind w:hanging="360" w:start="360"/>
        <w:rPr/>
      </w:pPr>
      <w:r>
        <w:rPr/>
        <w:t>[3]</w:t>
        <w:tab/>
        <w:t xml:space="preserve">Cassman K G, Dobermann A and Walters D T 2002 Agroecosystems, nitrogen-use efficiency, and nitrogen management </w:t>
      </w:r>
      <w:r>
        <w:rPr>
          <w:i/>
        </w:rPr>
        <w:t>Ambio</w:t>
      </w:r>
      <w:r>
        <w:rPr/>
        <w:t xml:space="preserve"> </w:t>
      </w:r>
      <w:r>
        <w:rPr>
          <w:b/>
        </w:rPr>
        <w:t>31</w:t>
      </w:r>
      <w:r>
        <w:rPr/>
        <w:t xml:space="preserve"> 132–40 (doi: 10.1579/0044-7447-31.2.132)</w:t>
      </w:r>
    </w:p>
    <w:p>
      <w:pPr>
        <w:pStyle w:val="Normal"/>
        <w:spacing w:before="0" w:after="120"/>
        <w:ind w:hanging="360" w:start="360"/>
        <w:rPr/>
      </w:pPr>
      <w:r>
        <w:rPr/>
        <w:t>[4]</w:t>
        <w:tab/>
        <w:t xml:space="preserve">Lassaletta L, Billen G, Grizzetti B, Anglade J and Garnier J 2014 50 year trends in nitrogen use efficiency of world cropping systems: the relationship between yield and nitrogen input to cropland </w:t>
      </w:r>
      <w:r>
        <w:rPr>
          <w:i/>
        </w:rPr>
        <w:t>Environ. Res. Lett.</w:t>
      </w:r>
      <w:r>
        <w:rPr/>
        <w:t xml:space="preserve"> </w:t>
      </w:r>
      <w:r>
        <w:rPr>
          <w:b/>
        </w:rPr>
        <w:t>9</w:t>
      </w:r>
      <w:r>
        <w:rPr/>
        <w:t xml:space="preserve"> 105011 (doi: 10.1088/1748-9326/9/10/105011)</w:t>
      </w:r>
    </w:p>
    <w:p>
      <w:pPr>
        <w:pStyle w:val="Normal"/>
        <w:spacing w:before="0" w:after="120"/>
        <w:ind w:hanging="360" w:start="360"/>
        <w:rPr/>
      </w:pPr>
      <w:r>
        <w:rPr/>
        <w:t>[5] FAO 2025 FAOSTAT: Fertilizers by Nutrient and Producer Prices (https://www.fao.org/faostat)</w:t>
      </w:r>
    </w:p>
    <w:p>
      <w:pPr>
        <w:pStyle w:val="Normal"/>
        <w:spacing w:before="0" w:after="120"/>
        <w:ind w:hanging="360" w:start="360"/>
        <w:rPr/>
      </w:pPr>
      <w:r>
        <w:rPr/>
        <w:t>[6]</w:t>
        <w:tab/>
        <w:t xml:space="preserve">Hebebrand C and Laborde D 2022 High fertilizer prices contribute to rising global food security concerns </w:t>
      </w:r>
      <w:r>
        <w:rPr>
          <w:i/>
        </w:rPr>
        <w:t>IFPRI Blog</w:t>
      </w:r>
      <w:r>
        <w:rPr/>
        <w:t xml:space="preserve"> (https://www.ifpri.org/blog/high-fertilizer-prices-contribute-rising-global-food-security-concerns/)</w:t>
      </w:r>
    </w:p>
    <w:p>
      <w:pPr>
        <w:pStyle w:val="Normal"/>
        <w:spacing w:before="0" w:after="120"/>
        <w:ind w:hanging="360" w:start="360"/>
        <w:rPr/>
      </w:pPr>
      <w:r>
        <w:rPr/>
        <w:t>[7]</w:t>
        <w:tab/>
        <w:t xml:space="preserve">Glauber J W and Laborde D (eds) 2023 </w:t>
      </w:r>
      <w:r>
        <w:rPr>
          <w:i/>
        </w:rPr>
        <w:t>The Russia–Ukraine Conflict and Global Food Security</w:t>
      </w:r>
      <w:r>
        <w:rPr/>
        <w:t xml:space="preserve"> (IFPRI)</w:t>
      </w:r>
    </w:p>
    <w:p>
      <w:pPr>
        <w:pStyle w:val="Normal"/>
        <w:spacing w:before="0" w:after="120"/>
        <w:ind w:hanging="360" w:start="360"/>
        <w:rPr/>
      </w:pPr>
      <w:r>
        <w:rPr/>
        <w:t>[8]</w:t>
        <w:tab/>
        <w:t xml:space="preserve">Moore F C, Baldos U, Hertel T and Diaz D 2017 New science of climate change impacts on agriculture implies higher social cost of carbon </w:t>
      </w:r>
      <w:r>
        <w:rPr>
          <w:i/>
        </w:rPr>
        <w:t>Nat. Commun.</w:t>
      </w:r>
      <w:r>
        <w:rPr/>
        <w:t xml:space="preserve"> </w:t>
      </w:r>
      <w:r>
        <w:rPr>
          <w:b/>
        </w:rPr>
        <w:t>8</w:t>
      </w:r>
      <w:r>
        <w:rPr/>
        <w:t xml:space="preserve"> 1607 (doi: 10.1038/s41467-017-01792-x)</w:t>
      </w:r>
    </w:p>
    <w:p>
      <w:pPr>
        <w:pStyle w:val="Normal"/>
        <w:spacing w:before="0" w:after="120"/>
        <w:ind w:hanging="360" w:start="360"/>
        <w:rPr/>
      </w:pPr>
      <w:r>
        <w:rPr/>
        <w:t>[9]</w:t>
        <w:tab/>
        <w:t xml:space="preserve">Hudson B D 1994 Soil organic matter and available water capacity </w:t>
      </w:r>
      <w:r>
        <w:rPr>
          <w:i/>
        </w:rPr>
        <w:t>J. Soil Water Conserv.</w:t>
      </w:r>
      <w:r>
        <w:rPr/>
        <w:t xml:space="preserve"> </w:t>
      </w:r>
      <w:r>
        <w:rPr>
          <w:b/>
        </w:rPr>
        <w:t>49</w:t>
      </w:r>
      <w:r>
        <w:rPr/>
        <w:t xml:space="preserve"> 189–94</w:t>
      </w:r>
    </w:p>
    <w:p>
      <w:pPr>
        <w:pStyle w:val="Normal"/>
        <w:spacing w:before="0" w:after="120"/>
        <w:ind w:hanging="360" w:start="360"/>
        <w:rPr/>
      </w:pPr>
      <w:r>
        <w:rPr/>
        <w:t>[10]</w:t>
        <w:tab/>
        <w:t xml:space="preserve">Oldfield E E, Bradford M A and Wood S A 2019 Global meta-analysis of the relationship between soil organic matter and crop yields </w:t>
      </w:r>
      <w:r>
        <w:rPr>
          <w:i/>
        </w:rPr>
        <w:t>SOIL</w:t>
      </w:r>
      <w:r>
        <w:rPr/>
        <w:t xml:space="preserve"> </w:t>
      </w:r>
      <w:r>
        <w:rPr>
          <w:b/>
        </w:rPr>
        <w:t>5</w:t>
      </w:r>
      <w:r>
        <w:rPr/>
        <w:t xml:space="preserve"> 15–32 (doi: 10.5194/soil-5-15-2019)</w:t>
      </w:r>
    </w:p>
    <w:p>
      <w:pPr>
        <w:pStyle w:val="Normal"/>
        <w:spacing w:before="0" w:after="120"/>
        <w:ind w:hanging="360" w:start="360"/>
        <w:rPr/>
      </w:pPr>
      <w:r>
        <w:rPr/>
        <w:t>[11]</w:t>
        <w:tab/>
        <w:t xml:space="preserve">Williams A et al 2016 Soil water holding capacity mitigates downside risk and volatility in US rainfed maize: Time to invest in soil organic matter? </w:t>
      </w:r>
      <w:r>
        <w:rPr>
          <w:i/>
        </w:rPr>
        <w:t>PLoS One</w:t>
      </w:r>
      <w:r>
        <w:rPr/>
        <w:t xml:space="preserve"> </w:t>
      </w:r>
      <w:r>
        <w:rPr>
          <w:b/>
        </w:rPr>
        <w:t>11</w:t>
      </w:r>
      <w:r>
        <w:rPr/>
        <w:t xml:space="preserve"> e0160974 (doi: 10.1371/journal.pone.0160974)</w:t>
      </w:r>
    </w:p>
    <w:p>
      <w:pPr>
        <w:pStyle w:val="Normal"/>
        <w:spacing w:before="0" w:after="120"/>
        <w:ind w:hanging="360" w:start="360"/>
        <w:rPr/>
      </w:pPr>
      <w:r>
        <w:rPr/>
        <w:t>[12]</w:t>
        <w:tab/>
        <w:t xml:space="preserve">Berazneva J, Conrad J M, Güereña D T, Lehmann J and Woolf D 2019 Agricultural productivity and soil carbon dynamics: a bioeconomic model </w:t>
      </w:r>
      <w:r>
        <w:rPr>
          <w:i/>
        </w:rPr>
        <w:t>Am. J. Agric. Econ.</w:t>
      </w:r>
      <w:r>
        <w:rPr/>
        <w:t xml:space="preserve"> </w:t>
      </w:r>
      <w:r>
        <w:rPr>
          <w:b/>
        </w:rPr>
        <w:t>101</w:t>
      </w:r>
      <w:r>
        <w:rPr/>
        <w:t xml:space="preserve"> 1021–46 (doi: 10.1093/ajae/aay084)</w:t>
      </w:r>
    </w:p>
    <w:p>
      <w:pPr>
        <w:pStyle w:val="Normal"/>
        <w:spacing w:before="0" w:after="120"/>
        <w:ind w:hanging="360" w:start="360"/>
        <w:rPr/>
      </w:pPr>
      <w:r>
        <w:rPr/>
        <w:t>[13]</w:t>
        <w:tab/>
        <w:t xml:space="preserve">Laub M et al 2024 Modeling integrated soil fertility management for maize production in Kenya using a Bayesian calibration of the DayCent model </w:t>
      </w:r>
      <w:r>
        <w:rPr>
          <w:i/>
        </w:rPr>
        <w:t>Biogeosciences</w:t>
      </w:r>
      <w:r>
        <w:rPr/>
        <w:t xml:space="preserve"> </w:t>
      </w:r>
      <w:r>
        <w:rPr>
          <w:b/>
        </w:rPr>
        <w:t>21</w:t>
      </w:r>
      <w:r>
        <w:rPr/>
        <w:t xml:space="preserve"> 3691–716 (doi: 10.5194/bg-21-3691-2024)</w:t>
      </w:r>
    </w:p>
    <w:p>
      <w:pPr>
        <w:pStyle w:val="Normal"/>
        <w:spacing w:before="0" w:after="120"/>
        <w:ind w:hanging="360" w:start="360"/>
        <w:rPr/>
      </w:pPr>
      <w:r>
        <w:rPr/>
        <w:t>[14]</w:t>
        <w:tab/>
        <w:t xml:space="preserve">Coleman K and Jenkinson D S 1996 RothC-26.3 – a model for the turnover of carbon in soil </w:t>
      </w:r>
      <w:r>
        <w:rPr>
          <w:i/>
        </w:rPr>
        <w:t>Evaluation of Soil Organic Matter Models</w:t>
      </w:r>
      <w:r>
        <w:rPr/>
        <w:t xml:space="preserve"> ed D S Powlson et al (Springer) pp 237–46 (doi: 10.1007/978-3-642-61094-3_17)</w:t>
      </w:r>
    </w:p>
    <w:p>
      <w:pPr>
        <w:pStyle w:val="Normal"/>
        <w:spacing w:before="0" w:after="120"/>
        <w:ind w:hanging="360" w:start="360"/>
        <w:rPr/>
      </w:pPr>
      <w:r>
        <w:rPr/>
        <w:t>[15]</w:t>
        <w:tab/>
        <w:t xml:space="preserve">Liang C, Schimel J P and Jastrow J D 2017 The importance of anabolism in microbial control over soil carbon storage </w:t>
      </w:r>
      <w:r>
        <w:rPr>
          <w:i/>
        </w:rPr>
        <w:t>Nat. Microbiol.</w:t>
      </w:r>
      <w:r>
        <w:rPr/>
        <w:t xml:space="preserve"> </w:t>
      </w:r>
      <w:r>
        <w:rPr>
          <w:b/>
        </w:rPr>
        <w:t>2</w:t>
      </w:r>
      <w:r>
        <w:rPr/>
        <w:t xml:space="preserve"> 17105 (doi: 10.1038/nmicrobiol.2017.105)</w:t>
      </w:r>
    </w:p>
    <w:p>
      <w:pPr>
        <w:pStyle w:val="Normal"/>
        <w:spacing w:before="0" w:after="120"/>
        <w:ind w:hanging="360" w:start="360"/>
        <w:rPr/>
      </w:pPr>
      <w:r>
        <w:rPr/>
        <w:t>[16]</w:t>
        <w:tab/>
        <w:t xml:space="preserve">Kallenbach C M, Frey S D and Grandy A S 2016 Direct evidence for microbial-derived soil organic matter formation and its ecophysiological controls </w:t>
      </w:r>
      <w:r>
        <w:rPr>
          <w:i/>
        </w:rPr>
        <w:t>Nat. Commun.</w:t>
      </w:r>
      <w:r>
        <w:rPr/>
        <w:t xml:space="preserve"> </w:t>
      </w:r>
      <w:r>
        <w:rPr>
          <w:b/>
        </w:rPr>
        <w:t>7</w:t>
      </w:r>
      <w:r>
        <w:rPr/>
        <w:t xml:space="preserve"> 13630 (doi: 10.1038/ncomms13630)</w:t>
      </w:r>
    </w:p>
    <w:p>
      <w:pPr>
        <w:pStyle w:val="Normal"/>
        <w:spacing w:before="0" w:after="120"/>
        <w:ind w:hanging="360" w:start="360"/>
        <w:rPr/>
      </w:pPr>
      <w:r>
        <w:rPr/>
        <w:t>[17]</w:t>
        <w:tab/>
        <w:t xml:space="preserve">Cotrufo M F, Wallenstein M D, Boot C M, Denef K and Paul E 2013 The Microbial Efficiency-Matrix Stabilization (MEMS) framework integrates plant litter decomposition with soil organic matter stabilization: do labile plant inputs form stable soil organic matter? </w:t>
      </w:r>
      <w:r>
        <w:rPr>
          <w:i/>
        </w:rPr>
        <w:t>Glob. Change Biol.</w:t>
      </w:r>
      <w:r>
        <w:rPr/>
        <w:t xml:space="preserve"> </w:t>
      </w:r>
      <w:r>
        <w:rPr>
          <w:b/>
        </w:rPr>
        <w:t>19</w:t>
      </w:r>
      <w:r>
        <w:rPr/>
        <w:t xml:space="preserve"> 988–95 (doi: 10.1111/gcb.12113)</w:t>
      </w:r>
    </w:p>
    <w:p>
      <w:pPr>
        <w:pStyle w:val="Normal"/>
        <w:spacing w:before="0" w:after="120"/>
        <w:ind w:hanging="360" w:start="360"/>
        <w:rPr/>
      </w:pPr>
      <w:r>
        <w:rPr/>
        <w:t>[18]</w:t>
        <w:tab/>
        <w:t xml:space="preserve">Cotrufo M F et al 2015 Formation of soil organic matter via biochemical and physical pathways of litter mass loss </w:t>
      </w:r>
      <w:r>
        <w:rPr>
          <w:i/>
        </w:rPr>
        <w:t>Nat. Geosci.</w:t>
      </w:r>
      <w:r>
        <w:rPr/>
        <w:t xml:space="preserve"> </w:t>
      </w:r>
      <w:r>
        <w:rPr>
          <w:b/>
        </w:rPr>
        <w:t>8</w:t>
      </w:r>
      <w:r>
        <w:rPr/>
        <w:t xml:space="preserve"> 776–9 (doi: 10.1038/ngeo2520)</w:t>
      </w:r>
    </w:p>
    <w:p>
      <w:pPr>
        <w:pStyle w:val="Normal"/>
        <w:spacing w:before="0" w:after="120"/>
        <w:ind w:hanging="360" w:start="360"/>
        <w:rPr/>
      </w:pPr>
      <w:r>
        <w:rPr/>
        <w:t>[19]</w:t>
        <w:tab/>
        <w:t xml:space="preserve">Wieder W R, Grandy A S, Kallenbach C M, Taylor P G and Bonan G B 2015 Representing life in the Earth system with soil microbial functional traits in the MIMICS model </w:t>
      </w:r>
      <w:r>
        <w:rPr>
          <w:i/>
        </w:rPr>
        <w:t>Geosci. Model Dev.</w:t>
      </w:r>
      <w:r>
        <w:rPr/>
        <w:t xml:space="preserve"> </w:t>
      </w:r>
      <w:r>
        <w:rPr>
          <w:b/>
        </w:rPr>
        <w:t>8</w:t>
      </w:r>
      <w:r>
        <w:rPr/>
        <w:t xml:space="preserve"> 1789–808 (doi: 10.5194/gmd-8-1789-2015)</w:t>
      </w:r>
    </w:p>
    <w:p>
      <w:pPr>
        <w:pStyle w:val="Normal"/>
        <w:spacing w:before="0" w:after="120"/>
        <w:ind w:hanging="360" w:start="360"/>
        <w:rPr/>
      </w:pPr>
      <w:r>
        <w:rPr/>
        <w:t>[20]</w:t>
        <w:tab/>
        <w:t xml:space="preserve">Manzoni S, Taylor P, Richter A, Porporato A and Ågren G I 2012 Environmental and stoichiometric controls on microbial carbon-use efficiency in soils </w:t>
      </w:r>
      <w:r>
        <w:rPr>
          <w:i/>
        </w:rPr>
        <w:t>New Phytol.</w:t>
      </w:r>
      <w:r>
        <w:rPr/>
        <w:t xml:space="preserve"> </w:t>
      </w:r>
      <w:r>
        <w:rPr>
          <w:b/>
        </w:rPr>
        <w:t>196</w:t>
      </w:r>
      <w:r>
        <w:rPr/>
        <w:t xml:space="preserve"> 79–91 (doi: 10.1111/j.1469-8137.2012.04225.x)</w:t>
      </w:r>
    </w:p>
    <w:p>
      <w:pPr>
        <w:pStyle w:val="Normal"/>
        <w:spacing w:before="0" w:after="120"/>
        <w:ind w:hanging="360" w:start="360"/>
        <w:rPr/>
      </w:pPr>
      <w:r>
        <w:rPr/>
        <w:t>[21]</w:t>
        <w:tab/>
        <w:t xml:space="preserve">Minasny B and McBratney A B 2018 Limited effect of organic matter on soil available water capacity </w:t>
      </w:r>
      <w:r>
        <w:rPr>
          <w:i/>
        </w:rPr>
        <w:t>Eur. J. Soil Sci.</w:t>
      </w:r>
      <w:r>
        <w:rPr/>
        <w:t xml:space="preserve"> </w:t>
      </w:r>
      <w:r>
        <w:rPr>
          <w:b/>
        </w:rPr>
        <w:t>69</w:t>
      </w:r>
      <w:r>
        <w:rPr/>
        <w:t xml:space="preserve"> 39–47 (doi: 10.1111/ejss.12475)</w:t>
      </w:r>
    </w:p>
    <w:p>
      <w:pPr>
        <w:pStyle w:val="Normal"/>
        <w:spacing w:before="0" w:after="120"/>
        <w:ind w:hanging="360" w:start="360"/>
        <w:rPr/>
      </w:pPr>
      <w:r>
        <w:rPr/>
        <w:t>[22]</w:t>
        <w:tab/>
        <w:t xml:space="preserve">Hertel T W 1997 </w:t>
      </w:r>
      <w:r>
        <w:rPr>
          <w:i/>
        </w:rPr>
        <w:t>Global Trade Analysis: Modeling and Applications</w:t>
      </w:r>
      <w:r>
        <w:rPr/>
        <w:t xml:space="preserve"> (Cambridge University Press)</w:t>
      </w:r>
    </w:p>
    <w:p>
      <w:pPr>
        <w:pStyle w:val="Normal"/>
        <w:spacing w:before="0" w:after="120"/>
        <w:ind w:hanging="360" w:start="360"/>
        <w:rPr/>
      </w:pPr>
      <w:r>
        <w:rPr/>
        <w:t>[23]</w:t>
        <w:tab/>
        <w:t xml:space="preserve">Roberts M J and Schlenker W 2013 Identifying supply and demand elasticities of agricultural commodities: implications for the US ethanol mandate </w:t>
      </w:r>
      <w:r>
        <w:rPr>
          <w:i/>
        </w:rPr>
        <w:t>Am. Econ. Rev.</w:t>
      </w:r>
      <w:r>
        <w:rPr/>
        <w:t xml:space="preserve"> </w:t>
      </w:r>
      <w:r>
        <w:rPr>
          <w:b/>
        </w:rPr>
        <w:t>103</w:t>
      </w:r>
      <w:r>
        <w:rPr/>
        <w:t xml:space="preserve"> 2265–95 (doi: 10.1257/aer.103.6.2265)</w:t>
      </w:r>
    </w:p>
    <w:p>
      <w:pPr>
        <w:pStyle w:val="Normal"/>
        <w:spacing w:before="0" w:after="120"/>
        <w:ind w:hanging="360" w:start="360"/>
        <w:rPr/>
      </w:pPr>
      <w:r>
        <w:rPr/>
        <w:t>[24]</w:t>
        <w:tab/>
        <w:t xml:space="preserve">Liverpool-Tasie L S O, Gurmu M Y, Mason N M and Tambo J A 2025 The changing landscape of Africa's fertilizer market: implications for research and policy </w:t>
      </w:r>
      <w:r>
        <w:rPr>
          <w:i/>
        </w:rPr>
        <w:t>Annu. Rev. Resour. Econ.</w:t>
      </w:r>
      <w:r>
        <w:rPr/>
        <w:t xml:space="preserve"> </w:t>
      </w:r>
      <w:r>
        <w:rPr>
          <w:b/>
        </w:rPr>
        <w:t>17</w:t>
      </w:r>
      <w:r>
        <w:rPr/>
        <w:t xml:space="preserve"> 445–66 (doi: 10.1146/annurev-resource-011624-035930)</w:t>
      </w:r>
    </w:p>
    <w:p>
      <w:pPr>
        <w:pStyle w:val="Normal"/>
        <w:spacing w:before="0" w:after="120"/>
        <w:ind w:hanging="360" w:start="360"/>
        <w:rPr/>
      </w:pPr>
      <w:r>
        <w:rPr/>
        <w:t>[25]</w:t>
        <w:tab/>
        <w:t xml:space="preserve">Muhammad A, Seale J L, Meade B and Regmi A 2011 International evidence on food consumption patterns: an update using 2005 international comparison program data </w:t>
      </w:r>
      <w:r>
        <w:rPr>
          <w:i/>
        </w:rPr>
        <w:t>USDA Tech. Bull.</w:t>
      </w:r>
      <w:r>
        <w:rPr/>
        <w:t xml:space="preserve"> </w:t>
      </w:r>
      <w:r>
        <w:rPr>
          <w:b/>
        </w:rPr>
        <w:t>1929</w:t>
      </w:r>
    </w:p>
    <w:p>
      <w:pPr>
        <w:pStyle w:val="Normal"/>
        <w:spacing w:before="0" w:after="120"/>
        <w:ind w:hanging="360" w:start="360"/>
        <w:rPr/>
      </w:pPr>
      <w:r>
        <w:rPr/>
        <w:t>[26]</w:t>
        <w:tab/>
        <w:t xml:space="preserve">Poggio L et al 2021 SoilGrids 2.0: producing soil information for the globe with quantified spatial uncertainty </w:t>
      </w:r>
      <w:r>
        <w:rPr>
          <w:i/>
        </w:rPr>
        <w:t>SOIL</w:t>
      </w:r>
      <w:r>
        <w:rPr/>
        <w:t xml:space="preserve"> </w:t>
      </w:r>
      <w:r>
        <w:rPr>
          <w:b/>
        </w:rPr>
        <w:t>7</w:t>
      </w:r>
      <w:r>
        <w:rPr/>
        <w:t xml:space="preserve"> 217–40 (doi: 10.5194/soil-7-217-2021)</w:t>
      </w:r>
    </w:p>
    <w:p>
      <w:pPr>
        <w:pStyle w:val="Normal"/>
        <w:spacing w:before="0" w:after="120"/>
        <w:ind w:hanging="360" w:start="360"/>
        <w:rPr/>
      </w:pPr>
      <w:r>
        <w:rPr/>
        <w:t>[27] International Fertilizer Association (IFA) 2025 IFASTAT: Production, Trade, and Consumption Statistics (https://www.ifastat.org)</w:t>
      </w:r>
    </w:p>
    <w:p>
      <w:pPr>
        <w:pStyle w:val="Normal"/>
        <w:spacing w:before="0" w:after="120"/>
        <w:ind w:hanging="360" w:start="360"/>
        <w:rPr/>
      </w:pPr>
      <w:r>
        <w:rPr/>
        <w:t>[28]</w:t>
        <w:tab/>
        <w:t xml:space="preserve">Barrett C B and Bevis L E M 2015 The self-reinforcing feedback between low soil fertility and chronic poverty </w:t>
      </w:r>
      <w:r>
        <w:rPr>
          <w:i/>
        </w:rPr>
        <w:t>Nat. Geosci.</w:t>
      </w:r>
      <w:r>
        <w:rPr/>
        <w:t xml:space="preserve"> </w:t>
      </w:r>
      <w:r>
        <w:rPr>
          <w:b/>
        </w:rPr>
        <w:t>8</w:t>
      </w:r>
      <w:r>
        <w:rPr/>
        <w:t xml:space="preserve"> 907–12 (doi: 10.1038/ngeo2591)</w:t>
      </w:r>
    </w:p>
    <w:p>
      <w:pPr>
        <w:pStyle w:val="Normal"/>
        <w:spacing w:before="0" w:after="120"/>
        <w:ind w:hanging="360" w:start="360"/>
        <w:rPr/>
      </w:pPr>
      <w:r>
        <w:rPr/>
        <w:t>[29]</w:t>
        <w:tab/>
        <w:t xml:space="preserve">Vos R, Glauber J, Hebebrand C and Rice B 2025 Global shocks to fertilizer markets: impacts on prices, demand and farm profitability </w:t>
      </w:r>
      <w:r>
        <w:rPr>
          <w:i/>
        </w:rPr>
        <w:t>Food Policy</w:t>
      </w:r>
      <w:r>
        <w:rPr/>
        <w:t xml:space="preserve"> </w:t>
      </w:r>
      <w:r>
        <w:rPr>
          <w:b/>
        </w:rPr>
        <w:t>133</w:t>
      </w:r>
      <w:r>
        <w:rPr/>
        <w:t xml:space="preserve"> 102790 (doi: 10.1016/j.foodpol.2024.102790)</w:t>
      </w:r>
    </w:p>
    <w:p>
      <w:pPr>
        <w:pStyle w:val="Normal"/>
        <w:spacing w:before="0" w:after="120"/>
        <w:ind w:hanging="360" w:start="360"/>
        <w:rPr/>
      </w:pPr>
      <w:r>
        <w:rPr/>
        <w:t>[30]</w:t>
        <w:tab/>
        <w:t xml:space="preserve">Assefa T W, Berhane G, Abate G T and Abay K A 2025 Fertilizer demand and profitability amid global fuel–food–fertilizer crisis: evidence from Ethiopia </w:t>
      </w:r>
      <w:r>
        <w:rPr>
          <w:i/>
        </w:rPr>
        <w:t>Food Policy</w:t>
      </w:r>
      <w:r>
        <w:rPr/>
        <w:t xml:space="preserve"> </w:t>
      </w:r>
      <w:r>
        <w:rPr>
          <w:b/>
        </w:rPr>
        <w:t>133</w:t>
      </w:r>
      <w:r>
        <w:rPr/>
        <w:t xml:space="preserve"> 102785 (doi: 10.1016/j.foodpol.2024.102785)</w:t>
      </w:r>
    </w:p>
    <w:p>
      <w:pPr>
        <w:pStyle w:val="Normal"/>
        <w:spacing w:before="0" w:after="120"/>
        <w:ind w:hanging="360" w:start="360"/>
        <w:rPr/>
      </w:pPr>
      <w:r>
        <w:rPr/>
        <w:t>[31]</w:t>
        <w:tab/>
        <w:t xml:space="preserve">Amankwah A et al 2025 Smallholder farming, fertilizer use, and the polycrisis period: cross-country evidence from longitudinal surveys in Sub-Saharan Africa </w:t>
      </w:r>
      <w:r>
        <w:rPr>
          <w:i/>
        </w:rPr>
        <w:t>Food Policy</w:t>
      </w:r>
      <w:r>
        <w:rPr/>
        <w:t xml:space="preserve"> </w:t>
      </w:r>
      <w:r>
        <w:rPr>
          <w:b/>
        </w:rPr>
        <w:t>133</w:t>
      </w:r>
      <w:r>
        <w:rPr/>
        <w:t xml:space="preserve"> 102885 (doi: 10.1016/j.foodpol.2025.102885)</w:t>
      </w:r>
    </w:p>
    <w:p>
      <w:pPr>
        <w:pStyle w:val="Normal"/>
        <w:spacing w:before="0" w:after="120"/>
        <w:ind w:hanging="360" w:start="360"/>
        <w:rPr/>
      </w:pPr>
      <w:r>
        <w:rPr/>
        <w:t>[32]</w:t>
        <w:tab/>
        <w:t xml:space="preserve">Pendrill F et al 2019 Agricultural and forestry trade drives large share of tropical deforestation emissions </w:t>
      </w:r>
      <w:r>
        <w:rPr>
          <w:i/>
        </w:rPr>
        <w:t>Glob. Environ. Change</w:t>
      </w:r>
      <w:r>
        <w:rPr/>
        <w:t xml:space="preserve"> </w:t>
      </w:r>
      <w:r>
        <w:rPr>
          <w:b/>
        </w:rPr>
        <w:t>56</w:t>
      </w:r>
      <w:r>
        <w:rPr/>
        <w:t xml:space="preserve"> 1–10 (doi: 10.1016/j.gloenvcha.2019.03.002)</w:t>
      </w:r>
    </w:p>
    <w:p>
      <w:pPr>
        <w:pStyle w:val="Normal"/>
        <w:spacing w:before="0" w:after="120"/>
        <w:ind w:hanging="360" w:start="360"/>
        <w:rPr/>
      </w:pPr>
      <w:r>
        <w:rPr/>
        <w:t>[33]</w:t>
        <w:tab/>
        <w:t xml:space="preserve">FAO and WFP 2025 </w:t>
      </w:r>
      <w:r>
        <w:rPr>
          <w:i/>
        </w:rPr>
        <w:t>Hunger Hotspots: FAO–WFP Early Warnings on Acute Food Insecurity, November 2025 to May 2026</w:t>
      </w:r>
      <w:r>
        <w:rPr/>
        <w:t xml:space="preserve"> (FAO and WFP) (doi: 10.4060/cd7310en)</w:t>
      </w:r>
    </w:p>
    <w:p>
      <w:pPr>
        <w:pStyle w:val="Normal"/>
        <w:spacing w:before="0" w:after="120"/>
        <w:ind w:hanging="360" w:start="360"/>
        <w:rPr/>
      </w:pPr>
      <w:r>
        <w:rPr/>
        <w:t>[34]</w:t>
        <w:tab/>
        <w:t xml:space="preserve">Ricker-Gilbert J, Jayne T S and Chirwa E 2011 Subsidies and crowding out: a double-hurdle model of fertilizer demand in Malawi </w:t>
      </w:r>
      <w:r>
        <w:rPr>
          <w:i/>
        </w:rPr>
        <w:t>Am. J. Agric. Econ.</w:t>
      </w:r>
      <w:r>
        <w:rPr/>
        <w:t xml:space="preserve"> </w:t>
      </w:r>
      <w:r>
        <w:rPr>
          <w:b/>
        </w:rPr>
        <w:t>93</w:t>
      </w:r>
      <w:r>
        <w:rPr/>
        <w:t xml:space="preserve"> 26–42 (doi: 10.1093/ajae/aaq122)</w:t>
      </w:r>
    </w:p>
    <w:p>
      <w:pPr>
        <w:pStyle w:val="Normal"/>
        <w:spacing w:before="0" w:after="120"/>
        <w:ind w:hanging="360" w:start="360"/>
        <w:rPr/>
      </w:pPr>
      <w:r>
        <w:rPr/>
        <w:t>[35] European Union 2025 Directive (EU) 2025/2360 of the European Parliament and of the Council on soil monitoring and resilience (Soil Monitoring Law) Official Journal of the European Union; entered into force December 2025</w:t>
      </w:r>
    </w:p>
    <w:p>
      <w:pPr>
        <w:pStyle w:val="Normal"/>
        <w:spacing w:before="0" w:after="120"/>
        <w:ind w:hanging="360" w:start="360"/>
        <w:rPr/>
      </w:pPr>
      <w:r>
        <w:rPr/>
        <w:t>[36] African Union Commission 2024 African Fertilizer and Soil Health Summit: Nairobi Declaration (Nairobi, Kenya)</w:t>
      </w:r>
    </w:p>
    <w:p>
      <w:pPr>
        <w:pStyle w:val="Normal"/>
        <w:spacing w:before="0" w:after="120"/>
        <w:ind w:hanging="360" w:start="360"/>
        <w:rPr/>
      </w:pPr>
      <w:r>
        <w:rPr/>
        <w:t>[37] USDA Natural Resources Conservation Service 2024 Conservation Evaluation and Monitoring Activity 204: Adaptive Management for Soil Health (Washington, DC)</w:t>
      </w:r>
    </w:p>
    <w:p>
      <w:pPr>
        <w:pStyle w:val="Normal"/>
        <w:rPr/>
      </w:pPr>
      <w:r>
        <w:rPr/>
        <w:t>[38]</w:t>
        <w:tab/>
        <w:t>Herridge D F, Peoples M B and Boddey R M 2008 Global inputs of biological nitrogen fixation in agricultural systems Plant Soil 311 1–18 (doi: 10.1007/s11104-008-9668-3)</w:t>
      </w:r>
    </w:p>
    <w:p>
      <w:pPr>
        <w:pStyle w:val="Normal"/>
        <w:rPr/>
      </w:pPr>
      <w:r>
        <w:rPr/>
        <w:t>[39]</w:t>
        <w:tab/>
        <w:t>Portmann F T, Siebert S and Döll P 2010 MIRCA2000 – Global monthly irrigated and rainfed crop areas around the year 2000: a new high-resolution data set for agricultural and hydrological modeling Global Biogeochem. Cycles 24 GB1011 (doi: 10.1029/2008GB003435)</w:t>
      </w:r>
    </w:p>
    <w:p>
      <w:pPr>
        <w:pStyle w:val="Normal"/>
        <w:rPr/>
      </w:pPr>
      <w:r>
        <w:rPr/>
        <w:t>[40]</w:t>
        <w:tab/>
        <w:t>Minasny B and McBratney A B 2018 Limited effect of organic matter on soil available water capacity Eur. J. Soil Sci. 69 39–47 (doi: 10.1111/ejss.12475)</w:t>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440" w:right="1440" w:gutter="0" w:header="706" w:top="1440" w:footer="706"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ptos">
    <w:charset w:val="01" w:characterSet="utf-8"/>
    <w:family w:val="swiss"/>
    <w:pitch w:val="variable"/>
  </w:font>
  <w:font w:name="Cambria Math">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ascii="Arial" w:hAnsi="Arial"/>
        <w:sz w:val="18"/>
        <w:szCs w:val="18"/>
      </w:rPr>
      <w:fldChar w:fldCharType="begin"/>
    </w:r>
    <w:r>
      <w:rPr>
        <w:rFonts w:eastAsia="Arial" w:cs="Arial" w:ascii="Arial" w:hAnsi="Arial"/>
        <w:sz w:val="18"/>
        <w:szCs w:val="18"/>
      </w:rPr>
      <w:instrText xml:space="preserve"> PAGE </w:instrText>
    </w:r>
    <w:r>
      <w:rPr>
        <w:rFonts w:eastAsia="Arial" w:cs="Arial" w:ascii="Arial" w:hAnsi="Arial"/>
        <w:sz w:val="18"/>
        <w:szCs w:val="18"/>
      </w:rPr>
      <w:fldChar w:fldCharType="separate"/>
    </w:r>
    <w:r>
      <w:rPr>
        <w:rFonts w:eastAsia="Arial" w:cs="Arial" w:ascii="Arial" w:hAnsi="Arial"/>
        <w:sz w:val="18"/>
        <w:szCs w:val="18"/>
      </w:rPr>
      <w:t>30</w:t>
    </w:r>
    <w:r>
      <w:rPr>
        <w:rFonts w:eastAsia="Arial" w:cs="Arial" w:ascii="Arial" w:hAnsi="Arial"/>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ascii="Arial" w:hAnsi="Arial"/>
        <w:sz w:val="18"/>
        <w:szCs w:val="18"/>
      </w:rPr>
      <w:fldChar w:fldCharType="begin"/>
    </w:r>
    <w:r>
      <w:rPr>
        <w:rFonts w:eastAsia="Arial" w:cs="Arial" w:ascii="Arial" w:hAnsi="Arial"/>
        <w:sz w:val="18"/>
        <w:szCs w:val="18"/>
      </w:rPr>
      <w:instrText xml:space="preserve"> PAGE </w:instrText>
    </w:r>
    <w:r>
      <w:rPr>
        <w:rFonts w:eastAsia="Arial" w:cs="Arial" w:ascii="Arial" w:hAnsi="Arial"/>
        <w:sz w:val="18"/>
        <w:szCs w:val="18"/>
      </w:rPr>
      <w:fldChar w:fldCharType="separate"/>
    </w:r>
    <w:r>
      <w:rPr>
        <w:rFonts w:eastAsia="Arial" w:cs="Arial" w:ascii="Arial" w:hAnsi="Arial"/>
        <w:sz w:val="18"/>
        <w:szCs w:val="18"/>
      </w:rPr>
      <w:t>30</w:t>
    </w:r>
    <w:r>
      <w:rPr>
        <w:rFonts w:eastAsia="Arial" w:cs="Arial" w:ascii="Arial" w:hAnsi="Arial"/>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rPr/>
    </w:pPr>
    <w:r>
      <w:rPr/>
    </w:r>
  </w:p>
</w:hdr>
</file>

<file path=word/settings.xml><?xml version="1.0" encoding="utf-8"?>
<w:settings xmlns:w="http://schemas.openxmlformats.org/wordprocessingml/2006/main">
  <w:zoom w:percent="171"/>
  <w:defaultTabStop w:val="720"/>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Heading1">
    <w:name w:val="heading 1"/>
    <w:uiPriority w:val="9"/>
    <w:qFormat/>
    <w:pPr>
      <w:widowControl/>
      <w:suppressAutoHyphens w:val="true"/>
      <w:bidi w:val="0"/>
      <w:spacing w:before="360" w:after="200"/>
      <w:jc w:val="start"/>
      <w:outlineLvl w:val="0"/>
    </w:pPr>
    <w:rPr>
      <w:rFonts w:ascii="Arial" w:hAnsi="Arial" w:eastAsia="Arial" w:cs="Arial"/>
      <w:b/>
      <w:bCs/>
      <w:color w:val="auto"/>
      <w:kern w:val="0"/>
      <w:sz w:val="28"/>
      <w:szCs w:val="28"/>
      <w:lang w:val="en-US" w:eastAsia="en-US" w:bidi="ar-SA"/>
    </w:rPr>
  </w:style>
  <w:style w:type="paragraph" w:styleId="Heading2">
    <w:name w:val="heading 2"/>
    <w:uiPriority w:val="9"/>
    <w:unhideWhenUsed/>
    <w:qFormat/>
    <w:pPr>
      <w:widowControl/>
      <w:suppressAutoHyphens w:val="true"/>
      <w:bidi w:val="0"/>
      <w:spacing w:before="280" w:after="160"/>
      <w:jc w:val="start"/>
      <w:outlineLvl w:val="1"/>
    </w:pPr>
    <w:rPr>
      <w:rFonts w:ascii="Arial" w:hAnsi="Arial" w:eastAsia="Arial" w:cs="Arial"/>
      <w:b/>
      <w:bCs/>
      <w:color w:val="auto"/>
      <w:kern w:val="0"/>
      <w:sz w:val="26"/>
      <w:szCs w:val="26"/>
      <w:lang w:val="en-US" w:eastAsia="en-US" w:bidi="ar-SA"/>
    </w:rPr>
  </w:style>
  <w:style w:type="paragraph" w:styleId="Heading3">
    <w:name w:val="heading 3"/>
    <w:uiPriority w:val="9"/>
    <w:unhideWhenUsed/>
    <w:qFormat/>
    <w:pPr>
      <w:widowControl/>
      <w:suppressAutoHyphens w:val="true"/>
      <w:bidi w:val="0"/>
      <w:spacing w:before="240" w:after="120"/>
      <w:jc w:val="start"/>
      <w:outlineLvl w:val="2"/>
    </w:pPr>
    <w:rPr>
      <w:rFonts w:ascii="Arial" w:hAnsi="Arial" w:eastAsia="Arial" w:cs="Arial"/>
      <w:b/>
      <w:bCs/>
      <w:i/>
      <w:iCs/>
      <w:color w:val="auto"/>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Times New Roman" w:hAnsi="Times New Roman" w:eastAsia="Times New Roman" w:cs="Times New Roman"/>
      <w:i/>
      <w:iCs/>
      <w:color w:val="2E74B5"/>
      <w:kern w:val="0"/>
      <w:sz w:val="24"/>
      <w:szCs w:val="24"/>
      <w:lang w:val="en-US" w:eastAsia="en-US"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Times New Roman" w:hAnsi="Times New Roman" w:eastAsia="Times New Roman" w:cs="Times New Roman"/>
      <w:color w:val="2E74B5"/>
      <w:kern w:val="0"/>
      <w:sz w:val="24"/>
      <w:szCs w:val="24"/>
      <w:lang w:val="en-US" w:eastAsia="en-US"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Times New Roman" w:hAnsi="Times New Roman" w:eastAsia="Times New Roman" w:cs="Times New Roman"/>
      <w:color w:val="1F4D78"/>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Charactersuser" w:customStyle="1">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Charactersuser" w:customStyle="1">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bf6eb9"/>
    <w:rPr>
      <w:sz w:val="16"/>
      <w:szCs w:val="16"/>
    </w:rPr>
  </w:style>
  <w:style w:type="character" w:styleId="CommentTextChar" w:customStyle="1">
    <w:name w:val="Comment Text Char"/>
    <w:basedOn w:val="DefaultParagraphFont"/>
    <w:link w:val="CommentText"/>
    <w:uiPriority w:val="99"/>
    <w:qFormat/>
    <w:rsid w:val="00bf6eb9"/>
    <w:rPr>
      <w:sz w:val="20"/>
      <w:szCs w:val="20"/>
    </w:rPr>
  </w:style>
  <w:style w:type="character" w:styleId="CommentSubjectChar" w:customStyle="1">
    <w:name w:val="Comment Subject Char"/>
    <w:basedOn w:val="CommentTextChar"/>
    <w:link w:val="annotationsubject"/>
    <w:uiPriority w:val="99"/>
    <w:semiHidden/>
    <w:qFormat/>
    <w:rsid w:val="00bf6eb9"/>
    <w:rPr>
      <w:b/>
      <w:bCs/>
      <w:sz w:val="20"/>
      <w:szCs w:val="20"/>
    </w:rPr>
  </w:style>
  <w:style w:type="character" w:styleId="LineNumber">
    <w:name w:val="line number"/>
    <w:basedOn w:val="DefaultParagraphFont"/>
    <w:uiPriority w:val="99"/>
    <w:semiHidden/>
    <w:unhideWhenUsed/>
    <w:rsid w:val="002f0782"/>
    <w:rPr/>
  </w:style>
  <w:style w:type="character" w:styleId="Strong">
    <w:name w:val="Strong"/>
    <w:basedOn w:val="DefaultParagraphFont"/>
    <w:uiPriority w:val="22"/>
    <w:qFormat/>
    <w:rsid w:val="00fa2b89"/>
    <w:rPr>
      <w:b/>
      <w:bCs/>
    </w:rPr>
  </w:style>
  <w:style w:type="paragraph" w:styleId="Heading" w:customStyle="1">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Title">
    <w:name w:val="Title"/>
    <w:uiPriority w:val="10"/>
    <w:qFormat/>
    <w:pPr>
      <w:widowControl/>
      <w:suppressAutoHyphens w:val="true"/>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en-US" w:eastAsia="en-US" w:bidi="ar-SA"/>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CommentText">
    <w:name w:val="annotation text"/>
    <w:basedOn w:val="Normal"/>
    <w:link w:val="CommentTextChar"/>
    <w:uiPriority w:val="99"/>
    <w:unhideWhenUsed/>
    <w:rsid w:val="00bf6eb9"/>
    <w:pPr/>
    <w:rPr>
      <w:sz w:val="20"/>
      <w:szCs w:val="20"/>
    </w:rPr>
  </w:style>
  <w:style w:type="paragraph" w:styleId="annotationsubject">
    <w:name w:val="annotation subject"/>
    <w:basedOn w:val="CommentText"/>
    <w:next w:val="CommentText"/>
    <w:link w:val="CommentSubjectChar"/>
    <w:uiPriority w:val="99"/>
    <w:semiHidden/>
    <w:unhideWhenUsed/>
    <w:qFormat/>
    <w:rsid w:val="00bf6eb9"/>
    <w:pPr/>
    <w:rPr>
      <w:b/>
      <w:bCs/>
    </w:rPr>
  </w:style>
  <w:style w:type="paragraph" w:styleId="Revision">
    <w:name w:val="Revision"/>
    <w:uiPriority w:val="99"/>
    <w:semiHidden/>
    <w:qFormat/>
    <w:rsid w:val="00b05426"/>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HeaderandFooter" w:customStyle="1">
    <w:name w:val="Header and Footer"/>
    <w:basedOn w:val="Normal"/>
    <w:qFormat/>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NormalWeb">
    <w:name w:val="Normal (Web)"/>
    <w:basedOn w:val="Normal"/>
    <w:uiPriority w:val="99"/>
    <w:semiHidden/>
    <w:unhideWhenUsed/>
    <w:qFormat/>
    <w:rsid w:val="00cd2608"/>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05D29-3FB8-014C-BD6D-2B2CA6C92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Application>LibreOffice/26.2.4.2$Linux_AARCH64 LibreOffice_project/620$Build-2</Application>
  <AppVersion>15.0000</AppVersion>
  <Pages>12</Pages>
  <Words>778</Words>
  <Characters>4363</Characters>
  <CharactersWithSpaces>5099</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2026-05-26T17:25:00Z</dcterms:created>
  <dc:creator>Matthew Wallenstein</dc:creator>
  <dc:description/>
  <dc:language>en-US</dc:language>
  <cp:lastModifiedBy>Matthew Wallenstein</cp:lastModifiedBy>
  <cp:lastPrinted>2026-05-26T17:25:00Z</cp:lastPrinted>
  <dcterms:modified xsi:type="dcterms:W3CDTF">2026-07-24T00:00:00Z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