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7262" w14:textId="77777777" w:rsidR="00EE4E82" w:rsidRPr="0097218A" w:rsidRDefault="00000000">
      <w:pPr>
        <w:pStyle w:val="Heading1"/>
        <w:rPr>
          <w:rFonts w:ascii="Aptos" w:hAnsi="Aptos"/>
          <w:b w:val="0"/>
          <w:bCs w:val="0"/>
        </w:rPr>
      </w:pPr>
      <w:bookmarkStart w:id="0" w:name="response-to-reviewers-erfs-100341"/>
      <w:r>
        <w:rPr>
          <w:rFonts w:ascii="Aptos" w:hAnsi="Aptos"/>
          <w:b w:val="0"/>
          <w:bCs w:val="0"/>
        </w:rPr>
        <w:t>Response to Reviewers — ERFS-100341</w:t>
      </w:r>
    </w:p>
    <w:p w14:paraId="6C85FD07" w14:textId="63262DD0" w:rsidR="00EE4E82" w:rsidRPr="0097218A" w:rsidRDefault="00000000">
      <w:pPr>
        <w:pStyle w:val="FirstParagraph"/>
        <w:rPr>
          <w:rFonts w:ascii="Aptos" w:hAnsi="Aptos"/>
        </w:rPr>
      </w:pPr>
      <w:r>
        <w:rPr>
          <w:rFonts w:ascii="Aptos" w:hAnsi="Aptos"/>
        </w:rPr>
        <w:t xml:space="preserve">Manuscript: Soil organic matter buffers fertilizer supply disruptions </w:t>
      </w:r>
    </w:p>
    <w:p w14:paraId="6B48F73E" w14:textId="7613DFBE" w:rsidR="00EE4E82" w:rsidRPr="0097218A" w:rsidRDefault="00000000">
      <w:pPr>
        <w:pStyle w:val="BodyText"/>
        <w:rPr>
          <w:rFonts w:ascii="Aptos" w:hAnsi="Aptos"/>
        </w:rPr>
      </w:pPr>
      <w:r>
        <w:rPr>
          <w:rFonts w:ascii="Aptos" w:hAnsi="Aptos"/>
        </w:rPr>
        <w:t xml:space="preserve">We thank both reviewers for their careful and constructive assessments. Both recognized the framework as timely, original, and policy-relevant, and both identified a shared structural problem: the fundamentals of the coupled model were documented in a ~40-page Supplementary Information rather than in the main-text Methods, which made the analysis difficult to judge from the paper itself. We agree. We have rebuilt the Methods around a new opening section that specifies the spatial scales, the aggregation procedure, the crop representation, the data sources, and the core model equations before any results are presented. Sensitivity analyses remain in the SI.</w:t>
      </w:r>
    </w:p>
    <w:p w14:paraId="6941EF8B" w14:textId="46214F27" w:rsidR="00EE4E82" w:rsidRPr="0097218A" w:rsidRDefault="00000000">
      <w:pPr>
        <w:pStyle w:val="BodyText"/>
        <w:rPr>
          <w:rFonts w:ascii="Aptos" w:hAnsi="Aptos"/>
        </w:rPr>
      </w:pPr>
      <w:r>
        <w:rPr>
          <w:rFonts w:ascii="Aptos" w:hAnsi="Aptos"/>
        </w:rPr>
        <w:t xml:space="preserve">We also strengthened the two places where documentation was insufficient: the crop nitrogen-response calibration (</w:t>
      </w:r>
      <w:r>
        <w:rPr>
          <w:rFonts w:ascii="Aptos" w:hAnsi="Aptos"/>
        </w:rPr>
        <w:t xml:space="preserve">now stated </w:t>
      </w:r>
      <w:del w:id="9061" w:author="Matthew Wallenstein" w:date="2026-08-29T12:00:00Z">
        <w:r>
          <w:rPr>
            <w:rFonts w:ascii="Aptos" w:hAnsi="Aptos"/>
          </w:rPr>
          <w:delText xml:space="preserve">explicitly, with an added </w:delText>
        </w:r>
      </w:del>
      <w:ins w:id="9062" w:author="Matthew Wallenstein" w:date="2026-08-29T12:00:00Z">
        <w:r>
          <w:rPr>
            <w:rFonts w:ascii="Aptos" w:hAnsi="Aptos"/>
          </w:rPr>
          <w:t xml:space="preserve">explicitly and evaluated against </w:t>
        </w:r>
      </w:ins>
      <w:r>
        <w:rPr>
          <w:rFonts w:ascii="Aptos" w:hAnsi="Aptos"/>
        </w:rPr>
        <w:t xml:space="preserve">independent </w:t>
      </w:r>
      <w:del w:id="9063" w:author="Matthew Wallenstein" w:date="2026-08-29T12:00:00Z">
        <w:r>
          <w:rPr>
            <w:rFonts w:ascii="Aptos" w:hAnsi="Aptos"/>
          </w:rPr>
          <w:delText xml:space="preserve">validation</w:delText>
        </w:r>
      </w:del>
      <w:ins w:id="9064" w:author="Matthew Wallenstein" w:date="2026-08-29T12:00:00Z">
        <w:r>
          <w:rPr>
            <w:rFonts w:ascii="Aptos" w:hAnsi="Aptos"/>
          </w:rPr>
          <w:t xml:space="preserve">temperate and tropical benchmarks</w:t>
        </w:r>
      </w:ins>
      <w:r>
        <w:rPr>
          <w:rFonts w:ascii="Aptos" w:hAnsi="Aptos"/>
        </w:rPr>
        <w:t xml:space="preserve">) and the provenance of the climate and soil-water inputs (now named and sourced). A point-by-point response follows. Manuscript locations refer to the revised, tracked-changes file. New or moved supplementary items are identified by their revised numbering.</w:t>
      </w:r>
    </w:p>
    <w:p>
      <w:pPr>
        <w:rPr>
          <w:ins w:id="9001" w:author="Matthew Wallenstein" w:date="2026-08-29T12:00:00Z"/>
        </w:rPr>
      </w:pPr>
      <w:ins w:id="9002" w:author="Matthew Wallenstein" w:date="2026-08-29T12:00:00Z">
        <w:r>
          <w:t xml:space="preserve">We also identified and removed an internal inconsistency in the economic component during this revision: the market-clearing food price is now solved directly against the biophysical production response at every timestep, and a mis-set soil-N depletion elasticity was restored to its documented value (εF,N = −0.50). Yield trajectories were unchanged to reported precision; year-10 food-price responses rose by roughly 1–2 percentage points. The full account, with the verification tests now deposited, appears under “Analysis and figure tasks” at the end of this letter.</w:t>
        </w:r>
      </w:ins>
    </w:p>
    <w:p w14:paraId="218FA89A" w14:textId="407D63CB" w:rsidR="00EE4E82" w:rsidRPr="0097218A" w:rsidRDefault="003300FC">
      <w:pPr>
        <w:rPr>
          <w:rFonts w:ascii="Aptos" w:hAnsi="Aptos"/>
        </w:rPr>
      </w:pPr>
      <w:r>
        <w:rPr>
          <w:noProof/>
        </w:rPr>
        <mc:AlternateContent>
          <mc:Choice Requires="wps">
            <w:drawing>
              <wp:inline distT="0" distB="0" distL="0" distR="0" wp14:anchorId="16763E2D" wp14:editId="589AAA20">
                <wp:extent cx="5943600" cy="13970"/>
                <wp:effectExtent l="9525" t="5080" r="9525" b="9525"/>
                <wp:docPr id="426058289" name="Horizontal Lin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D090021"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Bga0KQIAAD8EAAAOAAAAZHJzL2Uyb0RvYy54bWysU8Fu2zAMvQ/YPwi6L07SpG2MOEWRtsOA bivW7AMUWbaFSaJGKXGyry+lpGm23Yb5YJAi9fT4SM5vdtawrcKgwVV8NBhyppyEWru24t9XDx+u OQtRuFoYcKriexX4zeL9u3nvSzWGDkytkBGIC2XvK97F6MuiCLJTVoQBeOUo2ABaEcnFtqhR9IRu TTEeDi+LHrD2CFKFQKd3hyBfZPymUTJ+bZqgIjMVJ24x/zH/1+lfLOaibFH4TssjDfEPLKzQjh49 Qd2JKNgG9V9QVkuEAE0cSLAFNI2WKtdA1YyGf1Tz3Amvci0kTvAnmcL/g5Vfts/+CRP14B9B/gjM wTcgnUacrGUnXKtugychj0f3tY5PoF0kFuc5iNB3StS/H+cSVntPrc/JK7WLCSG5pH3R+1CeOCQn EBu27j9DTVfEJkKWddegTRxJMLbL3dufukeITNLhdDa5uBxSkyXFRhezq9zdQpSvlz2G+FGBZcmo OFJNGVxsH0NMZET5mpLecvCgjckDYhzrKz6bjqf5QgCj6xTMsmG7XhpkW5FGLH+5MhL0PM3qSINu tK349SlJlEmxe1fnV6LQ5mATE+OO6iRB0jiHcg31nsTB1B0qk7aOjA7wF2c9TXDFw8+NQMWZ+eSo C7PRZJJGPjuT6dWYHDyPrM8jwkmCqnjk7GAu42FNNh512+WGHVS5paY0Ogv2xupIlqY063jcqLQG 537Oetv7xQsAAAD//wMAUEsDBBQABgAIAAAAIQBQHq332QAAAAMBAAAPAAAAZHJzL2Rvd25yZXYu eG1sTI/BTsMwEETvSP0Ha5G4UYcgqhLiVCmi10q0lYCbGy921HgdxW4T/p6FC1xGGs1q5m25mnwn LjjENpCCu3kGAqkJpiWr4LDf3C5BxKTJ6C4QKvjCCKtqdlXqwoSRXvGyS1ZwCcVCK3Ap9YWUsXHo dZyHHomzzzB4ndgOVppBj1zuO5ln2UJ63RIvON3js8PmtDt7BS/9x7Z+sFHWb8m9n8J63LitVerm eqqfQCSc0t8x/OAzOlTMdAxnMlF0CviR9KucPd4v2B4V5DnIqpT/2atvAAAA//8DAFBLAQItABQA BgAIAAAAIQC2gziS/gAAAOEBAAATAAAAAAAAAAAAAAAAAAAAAABbQ29udGVudF9UeXBlc10ueG1s UEsBAi0AFAAGAAgAAAAhADj9If/WAAAAlAEAAAsAAAAAAAAAAAAAAAAALwEAAF9yZWxzLy5yZWxz UEsBAi0AFAAGAAgAAAAhAHYGBrQpAgAAPwQAAA4AAAAAAAAAAAAAAAAALgIAAGRycy9lMm9Eb2Mu eG1sUEsBAi0AFAAGAAgAAAAhAFAerffZAAAAAwEAAA8AAAAAAAAAAAAAAAAAgwQAAGRycy9kb3du cmV2LnhtbFBLBQYAAAAABAAEAPMAAACJBQAAAAA= " filled="f">
                <o:lock v:ext="edit" rotation="t" aspectratio="t" verticies="t" text="t" shapetype="t"/>
                <w10:anchorlock/>
              </v:rect>
            </w:pict>
          </mc:Fallback>
        </mc:AlternateContent>
      </w:r>
    </w:p>
    <w:p w14:paraId="1F43CE26" w14:textId="77777777" w:rsidR="00EE4E82" w:rsidRPr="0097218A" w:rsidRDefault="00000000">
      <w:pPr>
        <w:pStyle w:val="Heading2"/>
        <w:rPr>
          <w:rFonts w:ascii="Aptos" w:hAnsi="Aptos"/>
          <w:b w:val="0"/>
          <w:bCs w:val="0"/>
        </w:rPr>
      </w:pPr>
      <w:bookmarkStart w:id="1" w:name="referee-2-major-revisions"/>
      <w:r>
        <w:rPr>
          <w:rFonts w:ascii="Aptos" w:hAnsi="Aptos"/>
          <w:b w:val="0"/>
          <w:bCs w:val="0"/>
        </w:rPr>
        <w:t>Referee 2 (Major Revisions)</w:t>
      </w:r>
    </w:p>
    <w:p w14:paraId="0748561C" w14:textId="77777777" w:rsidR="00EE4E82" w:rsidRPr="0097218A" w:rsidRDefault="00000000">
      <w:pPr>
        <w:pStyle w:val="FirstParagraph"/>
        <w:rPr>
          <w:rFonts w:ascii="Aptos" w:hAnsi="Aptos"/>
        </w:rPr>
      </w:pPr>
      <w:r>
        <w:rPr>
          <w:rFonts w:ascii="Aptos" w:hAnsi="Aptos"/>
        </w:rPr>
        <w:t>Referee 2’s central concern is that the methods are insufficiently described to judge the analysis, organized around six points. We address each, then the itemized minor comments.</w:t>
      </w:r>
    </w:p>
    <w:p w14:paraId="7D1C1C87" w14:textId="77777777" w:rsidR="00EE4E82" w:rsidRPr="0097218A" w:rsidRDefault="00000000">
      <w:pPr>
        <w:pStyle w:val="Heading3"/>
        <w:rPr>
          <w:rFonts w:ascii="Aptos" w:hAnsi="Aptos"/>
          <w:b w:val="0"/>
          <w:bCs w:val="0"/>
        </w:rPr>
      </w:pPr>
      <w:bookmarkStart w:id="2" w:name="X83982e69ab89cd2b11d678e945f1e9396e90de0"/>
      <w:r>
        <w:rPr>
          <w:rFonts w:ascii="Aptos" w:hAnsi="Aptos"/>
          <w:b w:val="0"/>
          <w:bCs w:val="0"/>
        </w:rPr>
        <w:t>(i) Spatial scales and aggregation procedure</w:t>
      </w:r>
    </w:p>
    <w:p w14:paraId="3A7F5543" w14:textId="77777777" w:rsidR="00EE4E82" w:rsidRPr="0097218A" w:rsidRDefault="00000000">
      <w:pPr>
        <w:pStyle w:val="BlockText"/>
        <w:rPr>
          <w:rFonts w:ascii="Aptos" w:hAnsi="Aptos"/>
          <w:i/>
          <w:iCs/>
        </w:rPr>
      </w:pPr>
      <w:r>
        <w:rPr>
          <w:rFonts w:ascii="Aptos" w:hAnsi="Aptos"/>
          <w:i/>
          <w:iCs/>
        </w:rPr>
        <w:t>The spatial scales considered and the aggregation procedure are insufficiently described… how is [SOC] aggregated at country-continent scale? How are prices of input and output aggregated? What is a farm?</w:t>
      </w:r>
    </w:p>
    <w:p w14:paraId="41F6CCAC" w14:textId="77777777" w:rsidR="00EE4E82" w:rsidRPr="0097218A" w:rsidRDefault="00000000">
      <w:pPr>
        <w:pStyle w:val="FirstParagraph"/>
        <w:rPr>
          <w:rFonts w:ascii="Aptos" w:hAnsi="Aptos"/>
        </w:rPr>
      </w:pPr>
      <w:r>
        <w:rPr>
          <w:rFonts w:ascii="Aptos" w:hAnsi="Aptos"/>
        </w:rPr>
        <w:t>Response — agreed; this is now the opening of the Methods. We added a new subsection, “Modeling framework, scales, and aggregation,” as the first thing the reader encounters in the Methods. It states plainly:</w:t>
      </w:r>
    </w:p>
    <w:p>
      <w:pPr>
        <w:rPr>
          <w:ins w:id="9009" w:author="Matthew Wallenstein" w:date="2026-08-29T12:00:00Z"/>
        </w:rPr>
      </w:pPr>
      <w:ins w:id="9010" w:author="Matthew Wallenstein" w:date="2026-08-29T12:00:00Z">
        <w:r>
          <w:t xml:space="preserve">The relevant revised manuscript text now reads: “Within each region, farms are represented as modeled soil profiles positioned along the within-region SOC distribution, expressed as a percentage (10-200%) of the regional mean SOC. Each farm represents a point within this distribution rather than an actual georeferenced location: every farm in a region faces the same regional price shock and the same economic environment, and farms differ only in their soil carbon stock and the mineralized nitrogen it supplies. The within-region SOC gradient is therefore a cross-section of soil condition holding regional economics fixed, and it isolates the farm-level, management-relevant resilience lever (Figure 1).” and “Regional mean SOC (0-30 cm) is drawn from ISRIC SoilGrids 2.0, masked to cropland and area-weighted to the region using the MIRCA2000 cropped-area distribution [39]; the same pixel-to-country aggregation underlies the global screen in Figure 3. Regional synthetic-nitrogen application rates are from FAOSTAT, and biological nitrogen fixation is region-specific, derived from FAOSTAT legume-crop areas following Herridge et al, 2008 [38]. Regional fertilizer prices are 2019-2023 averages from IFA and FAO series (smoothing crisis-period distortions), and regional crop prices are production-weighted cereal averages from FAOSTAT producer-price series. Regional economic parameters and biophysical inputs are listed in Supplementary Table 1.” [Methods, “Modeling framework, scales, and aggregation”]</w:t>
        </w:r>
      </w:ins>
    </w:p>
    <w:p w14:paraId="3416BA74" w14:textId="77777777" w:rsidR="00EE4E82" w:rsidRPr="0097218A" w:rsidRDefault="00000000">
      <w:pPr>
        <w:pStyle w:val="Compact"/>
        <w:numPr>
          <w:ilvl w:val="0"/>
          <w:numId w:val="2"/>
        </w:numPr>
        <w:rPr>
          <w:rFonts w:ascii="Aptos" w:hAnsi="Aptos"/>
        </w:rPr>
      </w:pPr>
      <w:del w:id="9002" w:author="Matthew Wallenstein" w:date="2026-08-29T12:00:00Z">
        <w:r>
          <w:rPr>
            <w:rFonts w:ascii="Aptos" w:hAnsi="Aptos"/>
          </w:rPr>
          <w:delText>Regions. The analysis covers eight global agricultural regions (North America, Europe, East Asia, South Asia, Southeast Asia, Latin America, Sub-Saharan Africa, Former Soviet Union/Central Asia). Regional boundaries follow standard FAO groupings.</w:delText>
        </w:r>
      </w:del>
    </w:p>
    <w:p w14:paraId="66FBB10E" w14:textId="77777777" w:rsidR="00EE4E82" w:rsidRPr="0097218A" w:rsidRDefault="00000000">
      <w:pPr>
        <w:pStyle w:val="Compact"/>
        <w:numPr>
          <w:ilvl w:val="0"/>
          <w:numId w:val="2"/>
        </w:numPr>
        <w:rPr>
          <w:rFonts w:ascii="Aptos" w:hAnsi="Aptos"/>
        </w:rPr>
      </w:pPr>
      <w:del w:id="9004" w:author="Matthew Wallenstein" w:date="2026-08-29T12:00:00Z">
        <w:r>
          <w:rPr>
            <w:rFonts w:ascii="Aptos" w:hAnsi="Aptos"/>
          </w:rPr>
          <w:delText xml:space="preserve">What a “farm” is. A farm is a modeled soil profile at a specified position on the within-region SOC distribution, expressed as a percentage (10–200%) of the regional mean SOC. It is not a georeferenced landholding. Every farm in a region faces the same regional price shock and the same economic environment; farms </w:delText>
          <w:lastRenderedPageBreak/>
          <w:delText>differ only in soil condition. This construct is stated up front and its consequence — that the within-region SOC gradient is a cross-section of soil condition holding economics fixed — is made explicit.</w:delText>
        </w:r>
      </w:del>
    </w:p>
    <w:p w14:paraId="60C459C6" w14:textId="77777777" w:rsidR="00EE4E82" w:rsidRPr="0097218A" w:rsidRDefault="00000000">
      <w:pPr>
        <w:pStyle w:val="Compact"/>
        <w:numPr>
          <w:ilvl w:val="0"/>
          <w:numId w:val="2"/>
        </w:numPr>
        <w:rPr>
          <w:rFonts w:ascii="Aptos" w:hAnsi="Aptos"/>
        </w:rPr>
      </w:pPr>
      <w:del w:id="9006" w:author="Matthew Wallenstein" w:date="2026-08-29T12:00:00Z">
        <w:r>
          <w:rPr>
            <w:rFonts w:ascii="Aptos" w:hAnsi="Aptos"/>
          </w:rPr>
          <w:delText>Soil aggregation. Regional mean SOC is drawn from ISRIC SoilGrids 2.0 (0–30 cm), cropland-masked and area-weighted to the region using the MIRCA2000 cropped-area distribution. The global map in Figure 3 uses the same pixel-to-country aggregation, now documented in the main text rather than only in the SI.</w:delText>
        </w:r>
      </w:del>
    </w:p>
    <w:p w14:paraId="67B4EC26" w14:textId="77777777" w:rsidR="00EE4E82" w:rsidRPr="0097218A" w:rsidRDefault="00000000">
      <w:pPr>
        <w:pStyle w:val="Compact"/>
        <w:numPr>
          <w:ilvl w:val="0"/>
          <w:numId w:val="2"/>
        </w:numPr>
        <w:rPr>
          <w:rFonts w:ascii="Aptos" w:hAnsi="Aptos"/>
        </w:rPr>
      </w:pPr>
      <w:del w:id="9008" w:author="Matthew Wallenstein" w:date="2026-08-29T12:00:00Z">
        <w:r>
          <w:rPr>
            <w:rFonts w:ascii="Aptos" w:hAnsi="Aptos"/>
          </w:rPr>
          <w:delText>Price aggregation. Regional fertilizer prices are 2019–2023 averages (to smooth crisis-period distortions) from IFA and FAO series; regional crop prices are production-weighted cereal averages from FAOSTAT producer-price series. These price values are documented in the Supplementary Methods (Regional fertilizer and crop price values).</w:delText>
        </w:r>
      </w:del>
    </w:p>
    <w:p w14:paraId="22D46B3D" w14:textId="77777777" w:rsidR="00EE4E82" w:rsidRPr="0097218A" w:rsidRDefault="00000000">
      <w:pPr>
        <w:pStyle w:val="Compact"/>
        <w:numPr>
          <w:ilvl w:val="0"/>
          <w:numId w:val="2"/>
        </w:numPr>
        <w:rPr>
          <w:rFonts w:ascii="Aptos" w:hAnsi="Aptos"/>
        </w:rPr>
      </w:pPr>
      <w:r>
        <w:rPr>
          <w:rFonts w:ascii="Aptos" w:hAnsi="Aptos"/>
        </w:rPr>
        <w:t xml:space="preserve">Representative-soil aggregation and its bias. Regional responses are evaluated at the regional mean SOC rather than integrated over the within-region distribution. Because the Mitscherlich response is concave, this understates the true regional </w:t>
      </w:r>
      <w:commentRangeStart w:id="3"/>
      <w:r>
        <w:rPr>
          <w:rFonts w:ascii="Aptos" w:hAnsi="Aptos"/>
        </w:rPr>
        <w:t xml:space="preserve">price response </w:t>
      </w:r>
      <w:commentRangeEnd w:id="3"/>
      <w:r>
        <w:rPr>
          <w:rStyle w:val="CommentReference"/>
          <w:rFonts w:ascii="Aptos" w:hAnsi="Aptos"/>
          <w:sz w:val="24"/>
          <w:szCs w:val="24"/>
        </w:rPr>
        <w:commentReference w:id="3"/>
      </w:r>
      <w:r>
        <w:rPr>
          <w:rFonts w:ascii="Aptos" w:hAnsi="Aptos"/>
        </w:rPr>
        <w:t>(Jensen’s inequality); the ordinal ranking is preserved. This was previously Supplementary Note 5 and is now stated in the main Methods with the note retained for the formal argument.</w:t>
      </w:r>
    </w:p>
    <w:p w14:paraId="4A22B92F" w14:textId="77777777" w:rsidR="00EE4E82" w:rsidRPr="0097218A" w:rsidRDefault="00000000">
      <w:pPr>
        <w:pStyle w:val="FirstParagraph"/>
        <w:rPr>
          <w:rFonts w:ascii="Aptos" w:hAnsi="Aptos"/>
        </w:rPr>
      </w:pPr>
      <w:r>
        <w:rPr>
          <w:rFonts w:ascii="Aptos" w:hAnsi="Aptos"/>
        </w:rPr>
        <w:t>We also added, at the reviewer’s request, a compact statement of the governing model relationships (the Mitscherlich yield response, the stoichiometric cap, and the water-stress factor) to the main-text Methods, with the full equation set retained in the Supplementary Methods (see (iii) and (v)), and a one-paragraph summary of what drives regional differences (base-yield position, SOC, water deficit, BNF potential, and economic structure), cross-referenced to the pairwise diagnostic (revised Supplementary Note 3).</w:t>
      </w:r>
    </w:p>
    <w:p w14:paraId="3127187E" w14:textId="77777777" w:rsidR="00EE4E82" w:rsidRPr="0097218A" w:rsidRDefault="00000000">
      <w:pPr>
        <w:pStyle w:val="Heading3"/>
        <w:rPr>
          <w:rFonts w:ascii="Aptos" w:hAnsi="Aptos"/>
          <w:b w:val="0"/>
          <w:bCs w:val="0"/>
        </w:rPr>
      </w:pPr>
      <w:bookmarkStart w:id="4" w:name="Xb8cdcae4b65d260c675de18f092630952518c66"/>
      <w:bookmarkEnd w:id="2"/>
      <w:r>
        <w:rPr>
          <w:rFonts w:ascii="Aptos" w:hAnsi="Aptos"/>
          <w:b w:val="0"/>
          <w:bCs w:val="0"/>
        </w:rPr>
        <w:t>(ii) Crop type and how fertilizer/BNF are handled across crops</w:t>
      </w:r>
    </w:p>
    <w:p w14:paraId="43E35A23" w14:textId="77777777" w:rsidR="00EE4E82" w:rsidRPr="0097218A" w:rsidRDefault="00000000">
      <w:pPr>
        <w:pStyle w:val="BlockText"/>
        <w:rPr>
          <w:rFonts w:ascii="Aptos" w:hAnsi="Aptos"/>
          <w:i/>
          <w:iCs/>
        </w:rPr>
      </w:pPr>
      <w:r>
        <w:rPr>
          <w:rFonts w:ascii="Aptos" w:hAnsi="Aptos"/>
          <w:i/>
          <w:iCs/>
        </w:rPr>
        <w:t>FAO nutrient use is not crop specific — how did the authors handle this? … Yield ceilings and shape of crop response depend on crop type. On which crop(s) are the N carry-overs applied; what were the assumptions on crop rotations?</w:t>
      </w:r>
    </w:p>
    <w:p w14:paraId="0405CBAF" w14:textId="613D58CB" w:rsidR="00EE4E82" w:rsidRPr="0097218A" w:rsidRDefault="00000000">
      <w:pPr>
        <w:pStyle w:val="FirstParagraph"/>
        <w:rPr>
          <w:rFonts w:ascii="Aptos" w:hAnsi="Aptos"/>
        </w:rPr>
      </w:pPr>
      <w:r>
        <w:rPr>
          <w:rFonts w:ascii="Aptos" w:hAnsi="Aptos"/>
        </w:rPr>
        <w:t xml:space="preserve">Response: we now declare and justify the single-representative-cereal design, and add the missing caveats. The model represents each region as a single production-weighted cereal system, not a crop-by-crop portfolio. We have made this explicit in the new Methods opening and stated its implications:</w:t>
      </w:r>
    </w:p>
    <w:p>
      <w:pPr>
        <w:rPr>
          <w:ins w:id="9017" w:author="Matthew Wallenstein" w:date="2026-08-29T12:00:00Z"/>
        </w:rPr>
      </w:pPr>
      <w:ins w:id="9018" w:author="Matthew Wallenstein" w:date="2026-08-29T12:00:00Z">
        <w:r>
          <w:t xml:space="preserve">The relevant revised manuscript text now reads: “Each region is represented by a single production-weighted cereal system rather than a crop-by-crop portfolio. The FAOSTAT synthetic-nitrogen rates are total agricultural-use nitrogen per hectare of cropland; in regions where a portion of synthetic nitrogen is applied to non-food or industrial crops, this attributes a regional-average intensity to the representative cereal and is an upper bound on food-crop intensity. This single-crop design is a deliberate simplification appropriate to a mechanism-focused resilience analysis; crop-resolved responses and dynamic rotation shifts under nitrogen scarcity are identified as extensions.” [Methods, “Modeling framework, scales, and aggregation”]</w:t>
        </w:r>
      </w:ins>
    </w:p>
    <w:p w14:paraId="6D639951" w14:textId="77777777" w:rsidR="00EE4E82" w:rsidRPr="0097218A" w:rsidRDefault="00000000">
      <w:pPr>
        <w:pStyle w:val="Compact"/>
        <w:numPr>
          <w:ilvl w:val="0"/>
          <w:numId w:val="3"/>
        </w:numPr>
        <w:rPr>
          <w:rFonts w:ascii="Aptos" w:hAnsi="Aptos"/>
        </w:rPr>
      </w:pPr>
      <w:del w:id="9012" w:author="Matthew Wallenstein" w:date="2026-08-29T12:00:00Z">
        <w:r>
          <w:rPr>
            <w:rFonts w:ascii="Aptos" w:hAnsi="Aptos"/>
          </w:rPr>
          <w:delText>Fertilizer. Regional synthetic N rates are FAOSTAT total agricultural-use nitrogen expressed per hectare of cropland. We now state that this attributes to the representative cereal a regional-average N intensity, and we added a caveat that in some regions a portion of synthetic N is applied to non-food or industrial crops (cotton, tobacco, sugar), so the representative-cereal intensity is an upper-bound approximation of food-crop intensity in those regions.</w:delText>
        </w:r>
      </w:del>
    </w:p>
    <w:p w14:paraId="20FDA0BA" w14:textId="77777777" w:rsidR="00EE4E82" w:rsidRPr="0097218A" w:rsidRDefault="00000000">
      <w:pPr>
        <w:pStyle w:val="Compact"/>
        <w:numPr>
          <w:ilvl w:val="0"/>
          <w:numId w:val="3"/>
        </w:numPr>
        <w:rPr>
          <w:rFonts w:ascii="Aptos" w:hAnsi="Aptos"/>
        </w:rPr>
      </w:pPr>
      <w:del w:id="9014" w:author="Matthew Wallenstein" w:date="2026-08-29T12:00:00Z">
        <w:r>
          <w:rPr>
            <w:rFonts w:ascii="Aptos" w:hAnsi="Aptos"/>
          </w:rPr>
          <w:delText xml:space="preserve">Yield ceiling and response shape. The Mitscherlich ceiling (y_max) is calibrated per region to the production-weighted FAOSTAT cereal yield (see (iii)); the curvature is a </w:delText>
          <w:lastRenderedPageBreak/>
          <w:delText>single value applied across regions, with y_max carrying the regional differences. We now state this design explicitly rather than leaving it implicit.</w:delText>
        </w:r>
      </w:del>
    </w:p>
    <w:p w14:paraId="3D0BD36A" w14:textId="77777777" w:rsidR="00EE4E82" w:rsidRPr="0097218A" w:rsidRDefault="00000000">
      <w:pPr>
        <w:pStyle w:val="Compact"/>
        <w:numPr>
          <w:ilvl w:val="0"/>
          <w:numId w:val="3"/>
        </w:numPr>
        <w:rPr>
          <w:rFonts w:ascii="Aptos" w:hAnsi="Aptos"/>
        </w:rPr>
      </w:pPr>
      <w:del w:id="9016" w:author="Matthew Wallenstein" w:date="2026-08-29T12:00:00Z">
        <w:r>
          <w:rPr>
            <w:rFonts w:ascii="Aptos" w:hAnsi="Aptos"/>
          </w:rPr>
          <w:delText>BNF and rotation. Biological N fixation is region-specific, derived from legume-rotation N credits and free-living fixation using FAOSTAT crop-area shares and the Herridge et al. (2008) methodology; it is held static across disruption scenarios. We now state that BNF is applied as a regional annual N credit to the representative system (not to a specific legume phase), and that dynamic rotation shifts under N scarcity are a deliberate exclusion flagged as future work.</w:delText>
        </w:r>
      </w:del>
    </w:p>
    <w:p w14:paraId="09BA6D2B" w14:textId="5AF8943B" w:rsidR="00EE4E82" w:rsidRPr="0097218A" w:rsidRDefault="00000000">
      <w:pPr>
        <w:pStyle w:val="FirstParagraph"/>
        <w:rPr>
          <w:rFonts w:ascii="Aptos" w:hAnsi="Aptos"/>
        </w:rPr>
      </w:pPr>
      <w:r>
        <w:rPr>
          <w:rFonts w:ascii="Aptos" w:hAnsi="Aptos"/>
        </w:rPr>
        <w:t xml:space="preserve">We note that a fully crop-resolved response is a substantial extension; we believe the representative-cereal design is defensible for a mechanism-focused resilience analysis provided it is stated transparently, which it now is. If the reviewer regards a two-crop contrast (e.g., wheat vs. maize response shape) as necessary, we can add it as a sensitivity; </w:t>
      </w:r>
      <w:commentRangeStart w:id="5"/>
      <w:del w:id="9065" w:author="Matthew Wallenstein" w:date="2026-08-29T12:00:00Z">
        <w:r>
          <w:rPr>
            <w:rFonts w:ascii="Aptos" w:hAnsi="Aptos"/>
          </w:rPr>
          <w:delText xml:space="preserve">see our note on optional analyses </w:delText>
        </w:r>
      </w:del>
      <w:ins w:id="9066" w:author="Matthew Wallenstein" w:date="2026-08-29T12:00:00Z">
        <w:r>
          <w:rPr>
            <w:rFonts w:ascii="Aptos" w:hAnsi="Aptos"/>
          </w:rPr>
          <w:t xml:space="preserve">we offer it as an addition in a further revision </w:t>
        </w:r>
      </w:ins>
      <w:r>
        <w:rPr>
          <w:rFonts w:ascii="Aptos" w:hAnsi="Aptos"/>
        </w:rPr>
        <w:t xml:space="preserve">at the </w:t>
      </w:r>
      <w:del w:id="9067" w:author="Matthew Wallenstein" w:date="2026-08-29T12:00:00Z">
        <w:r>
          <w:rPr>
            <w:rFonts w:ascii="Aptos" w:hAnsi="Aptos"/>
          </w:rPr>
          <w:delText xml:space="preserve">end of this response </w:delText>
        </w:r>
      </w:del>
      <w:ins w:id="9068" w:author="Matthew Wallenstein" w:date="2026-08-29T12:00:00Z">
        <w:r>
          <w:rPr>
            <w:rFonts w:ascii="Aptos" w:hAnsi="Aptos"/>
          </w:rPr>
          <w:t xml:space="preserve">editor’s discretion</w:t>
        </w:r>
      </w:ins>
      <w:commentRangeEnd w:id="5"/>
      <w:r>
        <w:rPr>
          <w:rStyle w:val="CommentReference"/>
          <w:rFonts w:ascii="Aptos" w:hAnsi="Aptos"/>
          <w:sz w:val="24"/>
          <w:szCs w:val="24"/>
        </w:rPr>
        <w:commentReference w:id="5"/>
      </w:r>
      <w:r>
        <w:rPr>
          <w:rFonts w:ascii="Aptos" w:hAnsi="Aptos"/>
        </w:rPr>
        <w:t>letter.</w:t>
      </w:r>
    </w:p>
    <w:p w14:paraId="4FFAAE10" w14:textId="77777777" w:rsidR="00EE4E82" w:rsidRPr="0097218A" w:rsidRDefault="00000000">
      <w:pPr>
        <w:pStyle w:val="Heading3"/>
        <w:rPr>
          <w:rFonts w:ascii="Aptos" w:hAnsi="Aptos"/>
          <w:b w:val="0"/>
          <w:bCs w:val="0"/>
        </w:rPr>
      </w:pPr>
      <w:bookmarkStart w:id="6" w:name="Xe5f8d6b1387e7f0dafd9908c9d2984657bb1579"/>
      <w:bookmarkEnd w:id="4"/>
      <w:r>
        <w:rPr>
          <w:rFonts w:ascii="Aptos" w:hAnsi="Aptos"/>
          <w:b w:val="0"/>
          <w:bCs w:val="0"/>
        </w:rPr>
        <w:t>(iii) Crop response to fertilizer: y_max, control yield, and the curvature c — with a validation</w:t>
      </w:r>
    </w:p>
    <w:p w14:paraId="5EF4726E" w14:textId="77777777" w:rsidR="00EE4E82" w:rsidRPr="0097218A" w:rsidRDefault="00000000">
      <w:pPr>
        <w:pStyle w:val="BlockText"/>
        <w:rPr>
          <w:rFonts w:ascii="Aptos" w:hAnsi="Aptos"/>
          <w:i/>
          <w:iCs/>
        </w:rPr>
      </w:pPr>
      <w:r>
        <w:rPr>
          <w:rFonts w:ascii="Aptos" w:hAnsi="Aptos"/>
          <w:i/>
          <w:iCs/>
        </w:rPr>
        <w:t>How crop response to fertiliser is handled is very poorly described… the approach to determine y_max is not described at all… how the control level is determined is not indicated (related to c)… I believe c should be calibrated so that the control yield matches what is possible with the mineralised N… a quality check on existing observations [e.g. OFRA] should be undertaken.</w:t>
      </w:r>
    </w:p>
    <w:p w14:paraId="62D6BEE6" w14:textId="1E8C8022" w:rsidR="00EE4E82" w:rsidRPr="0097218A" w:rsidRDefault="00000000">
      <w:pPr>
        <w:pStyle w:val="FirstParagraph"/>
        <w:rPr>
          <w:rFonts w:ascii="Aptos" w:hAnsi="Aptos"/>
        </w:rPr>
      </w:pPr>
      <w:r>
        <w:rPr>
          <w:rFonts w:ascii="Aptos" w:hAnsi="Aptos"/>
        </w:rPr>
        <w:t xml:space="preserve">Response: thank you for pointing out this gap.  </w:t>
      </w:r>
      <w:r>
        <w:rPr>
          <w:rFonts w:ascii="Aptos" w:hAnsi="Aptos"/>
        </w:rPr>
        <w:t xml:space="preserve">The calibration is now fully specified and </w:t>
      </w:r>
      <w:del w:id="9069" w:author="Matthew Wallenstein" w:date="2026-08-29T12:00:00Z">
        <w:r>
          <w:rPr>
            <w:rFonts w:ascii="Aptos" w:hAnsi="Aptos"/>
          </w:rPr>
          <w:delText xml:space="preserve">independently validated.</w:delText>
        </w:r>
      </w:del>
      <w:ins w:id="9070" w:author="Matthew Wallenstein" w:date="2026-08-29T12:00:00Z">
        <w:r>
          <w:rPr>
            <w:rFonts w:ascii="Aptos" w:hAnsi="Aptos"/>
          </w:rPr>
          <w:t xml:space="preserve">evaluated against independent temperate and tropical benchmarks.</w:t>
        </w:r>
      </w:ins>
      <w:r>
        <w:rPr>
          <w:rFonts w:ascii="Aptos" w:hAnsi="Aptos"/>
        </w:rPr>
        <w:t xml:space="preserve"> The reviewer correctly identified that the submitted text under-documented the yield-response calibration. The actual procedure, now stated in the Methods and detailed in the revised Supplementary Methods, is:</w:t>
      </w:r>
    </w:p>
    <w:p w14:paraId="63666EB2" w14:textId="77777777" w:rsidR="00EE4E82" w:rsidRPr="0097218A" w:rsidRDefault="00000000">
      <w:pPr>
        <w:pStyle w:val="Compact"/>
        <w:numPr>
          <w:ilvl w:val="0"/>
          <w:numId w:val="4"/>
        </w:numPr>
        <w:rPr>
          <w:rFonts w:ascii="Aptos" w:hAnsi="Aptos"/>
        </w:rPr>
      </w:pPr>
      <w:r>
        <w:rPr>
          <w:rFonts w:ascii="Aptos" w:hAnsi="Aptos"/>
        </w:rPr>
        <w:t xml:space="preserve">y_max (ceiling). For each region, y_max is calibrated so that the Mitscherlich response, evaluated at current total N availability (SOM mineralization from regional SOC + baseline BNF + regional synthetic N), reproduces the observed production-weighted </w:t>
      </w:r>
      <w:commentRangeStart w:id="7"/>
      <w:r>
        <w:rPr>
          <w:rFonts w:ascii="Aptos" w:hAnsi="Aptos"/>
        </w:rPr>
        <w:t xml:space="preserve">FAOSTAT </w:t>
      </w:r>
      <w:del w:id="9071" w:author="Matthew Wallenstein" w:date="2026-08-29T12:00:00Z">
        <w:r>
          <w:rPr>
            <w:rFonts w:ascii="Aptos" w:hAnsi="Aptos"/>
          </w:rPr>
          <w:delText xml:space="preserve">~2020 </w:delText>
        </w:r>
      </w:del>
      <w:ins w:id="9072" w:author="Matthew Wallenstein" w:date="2026-08-29T12:00:00Z">
        <w:r>
          <w:rPr>
            <w:rFonts w:ascii="Aptos" w:hAnsi="Aptos"/>
          </w:rPr>
          <w:t xml:space="preserve">2019–2021 mean (a vintage matching the IFA fertilizer-rate and FAOSTAT cropland series used elsewhere in the model, and pre-dating the 2021–2022 price spike the scenarios simulate) </w:t>
        </w:r>
      </w:ins>
      <w:commentRangeEnd w:id="7"/>
      <w:r>
        <w:rPr>
          <w:rStyle w:val="CommentReference"/>
          <w:rFonts w:ascii="Aptos" w:hAnsi="Aptos"/>
          <w:sz w:val="24"/>
          <w:szCs w:val="24"/>
        </w:rPr>
        <w:commentReference w:id="7"/>
      </w:r>
      <w:r>
        <w:rPr>
          <w:rFonts w:ascii="Aptos" w:hAnsi="Aptos"/>
        </w:rPr>
        <w:t>cereal yield: y_max is obtained by numerically solving (Brent's method) for the ceiling at which the model's year-2 simulated yield equals the FAOSTAT target, not by closed-form inversion. The regional targets and resulting y_max values are now tabled.</w:t>
      </w:r>
    </w:p>
    <w:p>
      <w:pPr>
        <w:rPr>
          <w:ins w:id="9023" w:author="Matthew Wallenstein" w:date="2026-08-29T12:00:00Z"/>
        </w:rPr>
      </w:pPr>
      <w:ins w:id="9024" w:author="Matthew Wallenstein" w:date="2026-08-29T12:00:00Z">
        <w:r>
          <w:t xml:space="preserve">The relevant revised manuscript text now reads: “Crop nitrogen response follows a Mitscherlich (diminishing-returns) function, y = y_max (1 - exp(-c N_up)), capped by a stoichiometric nitrogen cost and modulated by a water-stress factor. The ceiling y_max is calibrated per region so that, at current total nitrogen availability (SOM mineralization from regional SOC, baseline biological fixation, and regional synthetic nitrogen), the response reproduces the observed production-weighted FAOSTAT cereal yield. The curvature c is a single cross-regional value; regional differences in response arise from y_max and from nitrogen availability, which is endogenous to SOC, not from c. Three yield quantities are distinguished: at zero total available nitrogen the response tends to a minimum-biomass floor; at zero synthetic nitrogen with contemporary SOM mineralization and biological fixation the model produces an emergent unfertilized yield well above that floor (a prediction, not a calibration target); and a separate region-specific empirical floor, from the world's longest unfertilized experiments and pre-industrial records (Morrow Plots and Sanborn Field, North America; Rothamsted Broadbalk and Hoosfield, Europe; ICRISAT Vertisol trials, South Asia; TSBF unfertilized controls, Sub-Saharan Africa; Pryanishnikov Institute trials, Former Soviet Union), sets the long-term depleted-soil lower bound toward which yield declines under sustained SOC loss. Only y_max is calibrated (to the FAOSTAT current yield at current N availability); c is fixed. Regional calibration targets, y_max values, the emergent zero-synthetic-nitrogen yields, and empirical floors are tabulated in the Supplementary Methods, and the modeled response is benchmarked against the graduated-treatment series of the Rothamsted Broadbalk experiment (Supplementary Note 1).” [Methods, crop nitrogen response and calibration]</w:t>
        </w:r>
      </w:ins>
    </w:p>
    <w:p w14:paraId="6BB18724" w14:textId="0B08E9C8" w:rsidR="00EE4E82" w:rsidRPr="0097218A" w:rsidRDefault="00000000">
      <w:pPr>
        <w:pStyle w:val="Compact"/>
        <w:numPr>
          <w:ilvl w:val="0"/>
          <w:numId w:val="4"/>
        </w:numPr>
        <w:rPr>
          <w:rFonts w:ascii="Aptos" w:hAnsi="Aptos"/>
        </w:rPr>
      </w:pPr>
      <w:del w:id="9020" w:author="Matthew Wallenstein" w:date="2026-08-29T12:00:00Z">
        <w:r>
          <w:rPr>
            <w:rFonts w:ascii="Aptos" w:hAnsi="Aptos"/>
          </w:rPr>
          <w:delText xml:space="preserve">The zero-nitrogen end, stated precisely. We were careful in the revision to distinguish three yield quantities that the submitted text had conflated. (i) At zero total available nitrogen the response tends to a minimum-biomass floor. (ii) At zero synthetic nitrogen but with contemporary SOM mineralization and biological fixation, the model produces an emergent unfertilized yield that is well above that floor (approximately 3.7 t/ha in North America, 2.3 in Europe, falling to approximately 1.3 in Sub-Saharan Africa); this is a model prediction, not a calibration target. (iii) A separate region-specific empirical floor, from the world’s longest unfertilized experiments and pre-industrial records (Morrow Plots and Sanborn Field, North America; Broadbalk and Hoosfield, Europe; ICRISAT Vertisol trials, South Asia; TSBF unfertilized controls, Sub-Saharan Africa; Pryanishnikov </w:delText>
          <w:lastRenderedPageBreak/>
          <w:delText xml:space="preserve">Institute trials, FSU), sets the long-term depleted-soil asymptote toward which yield declines under sustained SOC loss; a lower bound, not the contemporary control yield. Only y_max is calibrated; c is fixed; the floor is a bound. All four quantities (FAOSTAT target, calibrated y_max, empirical floor, and the emergent zero-synthetic-N yield) are now tabulated in Supplementary Table S4, so the reviewer can see that the contemporary no-synthetic-N yields sit far above the floors.</w:delText>
        </w:r>
      </w:del>
    </w:p>
    <w:p w14:paraId="149A602C" w14:textId="77777777" w:rsidR="00EE4E82" w:rsidRPr="0097218A" w:rsidRDefault="00000000">
      <w:pPr>
        <w:pStyle w:val="Compact"/>
        <w:numPr>
          <w:ilvl w:val="0"/>
          <w:numId w:val="4"/>
        </w:numPr>
        <w:rPr>
          <w:rFonts w:ascii="Aptos" w:hAnsi="Aptos"/>
        </w:rPr>
      </w:pPr>
      <w:del w:id="9022" w:author="Matthew Wallenstein" w:date="2026-08-29T12:00:00Z">
        <w:r>
          <w:rPr>
            <w:rFonts w:ascii="Aptos" w:hAnsi="Aptos"/>
          </w:rPr>
          <w:delText>Curvature c. We now state explicitly that c is a single cross-regional value; regional differences in response are carried by y_max and by N availability (which is endogenous to SOC), not by c. We give the value and justify the choice. We emphasize that the empirical floor is a lower bound reached only under long-term depletion, not a calibration target: the model’s contemporary no-synthetic-N yields lie well above the floors (Supplementary Table S4), so the two are conceptually distinct.</w:delText>
        </w:r>
      </w:del>
    </w:p>
    <w:p w14:paraId="016847A3" w14:textId="224C1863" w:rsidR="00EE4E82" w:rsidRPr="0097218A" w:rsidRDefault="00000000">
      <w:pPr>
        <w:pStyle w:val="Compact"/>
        <w:numPr>
          <w:ilvl w:val="0"/>
          <w:numId w:val="4"/>
        </w:numPr>
        <w:rPr>
          <w:rFonts w:ascii="Aptos" w:hAnsi="Aptos"/>
        </w:rPr>
      </w:pPr>
      <w:del w:id="9073" w:author="Matthew Wallenstein" w:date="2026-08-29T12:00:00Z">
        <w:r>
          <w:rPr>
            <w:rFonts w:ascii="Aptos" w:hAnsi="Aptos"/>
          </w:rPr>
          <w:delText xml:space="preserve">Independent validation of the response shape. </w:delText>
        </w:r>
      </w:del>
      <w:ins w:id="9074" w:author="Matthew Wallenstein" w:date="2026-08-29T12:00:00Z">
        <w:r>
          <w:rPr>
            <w:rFonts w:ascii="Aptos" w:hAnsi="Aptos"/>
          </w:rPr>
          <w:t xml:space="preserve">Evaluation against independent benchmarks. </w:t>
        </w:r>
      </w:ins>
      <w:r>
        <w:rPr>
          <w:rFonts w:ascii="Aptos" w:hAnsi="Aptos"/>
        </w:rPr>
        <w:t xml:space="preserve">We validate</w:t>
      </w:r>
      <w:r>
        <w:rPr>
          <w:rFonts w:ascii="Aptos" w:hAnsi="Aptos"/>
        </w:rPr>
        <w:t xml:space="preserve"> the fertilizer-era response against the Broadbalk graduated-treatment series (Nil, N3PK, FYM), which anchors the SOM-mineralization-to-yield relationship for a temperate system (Supplementary Note 1). At the reviewer’s suggestion we have now added a tropical validation using the OFRA (Optimizing Fertilizer Recommendations in Africa) response-function database (6,184 georeferenced functions; Wortmann et al. 2017), extracting the 364 maize–nitrogen response functions for Sub-Saharan Africa. The modeled SSA response falls within the observed OFRA envelope, below the median but within the interquartile range: OFRA maize control (0 added N) median 3.55 t/ha (IQR 2.37–5.00) and ceiling median 4.48 t/ha (IQR 3.10–6.91), </w:t>
      </w:r>
      <w:r>
        <w:rPr>
          <w:rFonts w:ascii="Aptos" w:hAnsi="Aptos"/>
        </w:rPr>
        <w:t xml:space="preserve">versus the model’s SSA ceiling y_max = </w:t>
      </w:r>
      <w:del w:id="9075" w:author="Matthew Wallenstein" w:date="2026-08-29T12:00:00Z">
        <w:r>
          <w:rPr>
            <w:rFonts w:ascii="Aptos" w:hAnsi="Aptos"/>
          </w:rPr>
          <w:delText xml:space="preserve">3.88 </w:delText>
        </w:r>
      </w:del>
      <w:ins w:id="9076" w:author="Matthew Wallenstein" w:date="2026-08-29T12:00:00Z">
        <w:r>
          <w:rPr>
            <w:rFonts w:ascii="Aptos" w:hAnsi="Aptos"/>
          </w:rPr>
          <w:t xml:space="preserve">3.97 </w:t>
        </w:r>
      </w:ins>
      <w:r>
        <w:rPr>
          <w:rFonts w:ascii="Aptos" w:hAnsi="Aptos"/>
        </w:rPr>
        <w:t xml:space="preserve">t/ha and degraded-soil control ≈ 1.3 t/ha.</w:t>
      </w:r>
      <w:r>
        <w:rPr>
          <w:rFonts w:ascii="Aptos" w:hAnsi="Aptos"/>
        </w:rPr>
        <w:t xml:space="preserve"> The modeled degraded regional-mean soil sits below the OFRA on-station control distribution, as expected, while the ceiling lies below the observed median but within the interquartile range. This directly addresses the reviewer’s SSA-validation concern; the new figure and full extraction are in the revised SI.</w:t>
      </w:r>
    </w:p>
    <w:p w14:paraId="1890EEEA" w14:textId="77777777" w:rsidR="00EE4E82" w:rsidRPr="0097218A" w:rsidRDefault="00000000">
      <w:pPr>
        <w:pStyle w:val="Heading3"/>
        <w:rPr>
          <w:rFonts w:ascii="Aptos" w:hAnsi="Aptos"/>
          <w:b w:val="0"/>
          <w:bCs w:val="0"/>
        </w:rPr>
      </w:pPr>
      <w:bookmarkStart w:id="8" w:name="X1a90fdf47a862920a4df5d4c92c8e224fbd7739"/>
      <w:bookmarkEnd w:id="6"/>
      <w:r>
        <w:rPr>
          <w:rFonts w:ascii="Aptos" w:hAnsi="Aptos"/>
          <w:b w:val="0"/>
          <w:bCs w:val="0"/>
        </w:rPr>
        <w:t>(iv) Water stress, climate, and soil-water data</w:t>
      </w:r>
    </w:p>
    <w:p w14:paraId="0B2A516B" w14:textId="77777777" w:rsidR="00EE4E82" w:rsidRPr="0097218A" w:rsidRDefault="00000000">
      <w:pPr>
        <w:pStyle w:val="BlockText"/>
        <w:rPr>
          <w:rFonts w:ascii="Aptos" w:hAnsi="Aptos"/>
          <w:i/>
          <w:iCs/>
        </w:rPr>
      </w:pPr>
      <w:r>
        <w:rPr>
          <w:rFonts w:ascii="Aptos" w:hAnsi="Aptos"/>
          <w:i/>
          <w:iCs/>
        </w:rPr>
        <w:t>How water stress impacts SOM mineralisation and crop response is insufficiently described. Source of climate data? Which years/time series? Aggregation? Is soil water-holding capacity taken into account, and its source? Which crop calendar?</w:t>
      </w:r>
    </w:p>
    <w:p w14:paraId="71821CA5" w14:textId="2F353660" w:rsidR="00EE4E82" w:rsidRPr="0097218A" w:rsidRDefault="00000000">
      <w:pPr>
        <w:pStyle w:val="FirstParagraph"/>
        <w:rPr>
          <w:rFonts w:ascii="Aptos" w:hAnsi="Aptos"/>
        </w:rPr>
      </w:pPr>
      <w:r>
        <w:rPr>
          <w:rFonts w:ascii="Aptos" w:hAnsi="Aptos"/>
        </w:rPr>
        <w:t xml:space="preserve">Response: </w:t>
      </w:r>
      <w:del w:id="9" w:author="Manning, Dale" w:date="2026-08-28T16:26:00Z" w16du:dateUtc="2026-08-28T20:26:00Z">
        <w:r>
          <w:rPr>
            <w:rFonts w:ascii="Aptos" w:hAnsi="Aptos"/>
          </w:rPr>
          <w:delText xml:space="preserve"> </w:delText>
        </w:r>
      </w:del>
      <w:r>
        <w:rPr>
          <w:rFonts w:ascii="Aptos" w:hAnsi="Aptos"/>
        </w:rPr>
        <w:t>sources are now named, and the water-stress mechanism is documented. We have added the data provenance the reviewer asks for:</w:t>
      </w:r>
    </w:p>
    <w:p>
      <w:pPr>
        <w:rPr>
          <w:ins w:id="9034" w:author="Matthew Wallenstein" w:date="2026-08-29T12:00:00Z"/>
        </w:rPr>
      </w:pPr>
      <w:ins w:id="9035" w:author="Matthew Wallenstein" w:date="2026-08-29T12:00:00Z">
        <w:r>
          <w:t xml:space="preserve">The relevant revised manuscript text now reads: “The monthly nitrogen balance is driven by monthly temperature and precipitation normals (2001-2020) for a benchmark cropping location in each region, obtained from the ERA5 reanalysis (via the Open-Meteo archive), with potential evapotranspiration computed by the Hargreaves method; the benchmark coordinates approximate each region's dominant cropping zone (for example, the US Corn Belt, the North China Plain, and the Indo-Gangetic Plain). Planting and maturity months follow the dominant regional cropping system and standard crop calendars [41] (for example, winter wheat in Europe and rabi wheat in South Asia); the regional planting and maturity months are listed in the Supplementary Methods. Soil water-holding capacity enters through a SOC-mediated coupling with sensitivity 3.5 mm per percentage point of SOC, the meta-analytic central slope (Minasny and McBratney [40]); the 8.4 mm upper end of their reported range is used as a sensitivity bound; the water-stress factor scales potential yield by one minus the product of a regional baseline water deficit and the SOC-mediated adjustment, floored at 30% of baseline to represent non-zero minimum biomass under severe stress.” [Methods, climate, water stress, and crop calendar]</w:t>
        </w:r>
      </w:ins>
    </w:p>
    <w:p>
      <w:pPr>
        <w:rPr>
          <w:ins w:id="9036" w:author="Matthew Wallenstein" w:date="2026-08-29T12:00:00Z"/>
        </w:rPr>
      </w:pPr>
      <w:ins w:id="9037" w:author="Matthew Wallenstein" w:date="2026-08-29T12:00:00Z">
        <w:r>
          <w:t xml:space="preserve">On the crop calendar specifically: the regional planting and maturity months are fixed assumptions representing each region’s dominant cereal season; they are now listed in the Supplementary Methods, and the global crop-calendar compilation of Sacks et al. (2010) is cited in the Methods as their basis of comparison.</w:t>
        </w:r>
      </w:ins>
    </w:p>
    <w:p w14:paraId="2791D2ED" w14:textId="3FC1F1E9" w:rsidR="00EE4E82" w:rsidRPr="0097218A" w:rsidRDefault="00000000">
      <w:pPr>
        <w:pStyle w:val="Compact"/>
        <w:numPr>
          <w:ilvl w:val="0"/>
          <w:numId w:val="5"/>
        </w:numPr>
        <w:rPr>
          <w:rFonts w:ascii="Aptos" w:hAnsi="Aptos"/>
        </w:rPr>
      </w:pPr>
      <w:del w:id="9026" w:author="Matthew Wallenstein" w:date="2026-08-29T12:00:00Z">
        <w:r>
          <w:rPr>
            <w:rFonts w:ascii="Aptos" w:hAnsi="Aptos"/>
          </w:rPr>
          <w:delText xml:space="preserve">Climate. The monthly temperature and precipitation profiles that drive the monthly N-balance (Q₁₀ mineralization, leaching, denitrification) are now data-derived: monthly normals (2001–2020) from the ERA5 reanalysis (via the Open-Meteo archive) for a benchmark cropping location in each region, with potential evapotranspiration computed by the Hargreaves method. The source and the representative benchmark locations are named in the Methods; the exact benchmark coordinates and the aggregation are provided in code repository.</w:delText>
        </w:r>
      </w:del>
    </w:p>
    <w:p w14:paraId="20559C40" w14:textId="10A5E466" w:rsidR="00EE4E82" w:rsidRPr="0097218A" w:rsidRDefault="00000000">
      <w:pPr>
        <w:pStyle w:val="Compact"/>
        <w:numPr>
          <w:ilvl w:val="0"/>
          <w:numId w:val="5"/>
        </w:numPr>
        <w:rPr>
          <w:rFonts w:ascii="Aptos" w:hAnsi="Aptos"/>
        </w:rPr>
      </w:pPr>
      <w:del w:id="9028" w:author="Matthew Wallenstein" w:date="2026-08-29T12:00:00Z">
        <w:r>
          <w:rPr>
            <w:rFonts w:ascii="Aptos" w:hAnsi="Aptos"/>
          </w:rPr>
          <w:delText xml:space="preserve">Soil water-holding capacity. </w:delText>
        </w:r>
      </w:del>
      <w:del w:id="9005" w:author="Matthew Wallenstein" w:date="2026-08-29T12:00:00Z">
        <w:del w:id="9029" w:author="Matthew Wallenstein" w:date="2026-08-29T12:00:00Z">
          <w:r>
            <w:rPr>
              <w:rFonts w:ascii="Aptos" w:hAnsi="Aptos"/>
            </w:rPr>
            <w:delText xml:space="preserve">WHC enters through a SOC-mediated coupling with sensitivity 8.4 mm per percentage-point SOC, taken from the Minasny &amp; McBratney (2018) meta-analysis.</w:delText>
          </w:r>
        </w:del>
      </w:del>
      <w:ins w:id="9006" w:author="Matthew Wallenstein" w:date="2026-08-29T12:00:00Z">
        <w:del w:id="9030" w:author="Matthew Wallenstein" w:date="2026-08-29T12:00:00Z">
          <w:r>
            <w:rPr>
              <w:rFonts w:ascii="Aptos" w:hAnsi="Aptos"/>
            </w:rPr>
            <w:delText xml:space="preserve">WHC enters through a SOC-mediated coupling with sensitivity 3.5 mm per percentage-point SOC, the central meta-analytic slope of Minasny &amp; McBratney (2018); the 8.4 mm upper end of their reported range is used as a sensitivity bound.</w:delText>
          </w:r>
        </w:del>
      </w:ins>
      <w:del w:id="9031" w:author="Matthew Wallenstein" w:date="2026-08-29T12:00:00Z">
        <w:r>
          <w:rPr>
            <w:rFonts w:ascii="Aptos" w:hAnsi="Aptos"/>
          </w:rPr>
          <w:delText xml:space="preserve"> The regional baseline water deficit is specified as a single representative regional value that sets the reference point for the SOC-mediated adjustment, not derived from a gridded water-balance product. The water-stress factor is one minus the product of the baseline deficit and the SOC-mediated WHC adjustment, floored to reflect non-zero minimum biomass.</w:delText>
        </w:r>
      </w:del>
    </w:p>
    <w:p w14:paraId="0F58080A" w14:textId="5A0AADE8" w:rsidR="00EE4E82" w:rsidRPr="0097218A" w:rsidRDefault="00000000">
      <w:pPr>
        <w:pStyle w:val="Compact"/>
        <w:numPr>
          <w:ilvl w:val="0"/>
          <w:numId w:val="5"/>
        </w:numPr>
        <w:rPr>
          <w:rFonts w:ascii="Aptos" w:hAnsi="Aptos"/>
        </w:rPr>
      </w:pPr>
      <w:del w:id="9033" w:author="Matthew Wallenstein" w:date="2026-08-29T12:00:00Z">
        <w:r>
          <w:rPr>
            <w:rFonts w:ascii="Aptos" w:hAnsi="Aptos"/>
          </w:rPr>
          <w:delText xml:space="preserve">Crop calendar. Region-specific planting and maturity months are set to the dominant regional cropping system (for example, winter wheat in Europe, rabi wheat in South Asia). The Methods state these representative months; their full basis (standard regional cropping calendars) and the benchmark coordinates are documented in the code repository. We have not added a formal crop-calendar citation to the manuscript.</w:delText>
        </w:r>
      </w:del>
    </w:p>
    <w:p w14:paraId="3F39115E" w14:textId="77777777" w:rsidR="00EE4E82" w:rsidRPr="0097218A" w:rsidRDefault="00000000">
      <w:pPr>
        <w:pStyle w:val="FirstParagraph"/>
        <w:rPr>
          <w:rFonts w:ascii="Aptos" w:hAnsi="Aptos"/>
        </w:rPr>
      </w:pPr>
      <w:r>
        <w:rPr>
          <w:rFonts w:ascii="Aptos" w:hAnsi="Aptos"/>
        </w:rPr>
        <w:t xml:space="preserve">To address this point directly, we replaced the representative climate profiles used in the submitted version with the ERA5-derived monthly normals described above and re-ran the coupled model. </w:t>
      </w:r>
      <w:r>
        <w:rPr>
          <w:rFonts w:ascii="Aptos" w:hAnsi="Aptos"/>
        </w:rPr>
        <w:t xml:space="preserve">The results are essentially unchanged: year-10 regional yield losses shift by at most </w:t>
      </w:r>
      <w:del w:id="9077" w:author="Matthew Wallenstein" w:date="2026-08-29T12:00:00Z">
        <w:r>
          <w:rPr>
            <w:rFonts w:ascii="Aptos" w:hAnsi="Aptos"/>
          </w:rPr>
          <w:delText xml:space="preserve">0.54 </w:delText>
        </w:r>
      </w:del>
      <w:ins w:id="9078" w:author="Matthew Wallenstein" w:date="2026-08-29T12:00:00Z">
        <w:r>
          <w:rPr>
            <w:rFonts w:ascii="Aptos" w:hAnsi="Aptos"/>
          </w:rPr>
          <w:t xml:space="preserve">0.62 </w:t>
        </w:r>
      </w:ins>
      <w:r>
        <w:rPr>
          <w:rFonts w:ascii="Aptos" w:hAnsi="Aptos"/>
        </w:rPr>
        <w:t xml:space="preserve">percentage points and the ranking of regional vulnerability is preserved (Spearman ρ = 0.98).</w:t>
      </w:r>
      <w:r>
        <w:rPr>
          <w:rFonts w:ascii="Aptos" w:hAnsi="Aptos"/>
        </w:rPr>
        <w:t xml:space="preserve"> The ERA5-derived inputs are used directly in the Methods. Because this is an input-sensitivity comparison rather than a validation against observed outcomes, we do not present it as a manuscript figure; the full old-versus-new comparison is retained in the reproducibility archive as provenance. The climate inputs are thus both data-based and demonstrably not driving the conclusions.</w:t>
      </w:r>
    </w:p>
    <w:p w14:paraId="0B5C23A9" w14:textId="77777777" w:rsidR="00EE4E82" w:rsidRPr="0097218A" w:rsidRDefault="00000000">
      <w:pPr>
        <w:pStyle w:val="BodyText"/>
        <w:rPr>
          <w:rFonts w:ascii="Aptos" w:hAnsi="Aptos"/>
        </w:rPr>
      </w:pPr>
      <w:r>
        <w:rPr>
          <w:rFonts w:ascii="Aptos" w:hAnsi="Aptos"/>
        </w:rPr>
        <w:t>Figure S1 (the model schematic) has been redrawn: the reviewer flagged the water-stress arrows as unclear, so the diagram now shows a single explicit water-stress path (SOC → water-holding capacity → water-stress multiplier → yield) and the decorative connectors have been removed. The 4-pool model is labeled “microbially-explicit 4-pool SOM scheme” throughout.</w:t>
      </w:r>
    </w:p>
    <w:p w14:paraId="68D0BC12" w14:textId="77777777" w:rsidR="00EE4E82" w:rsidRPr="0097218A" w:rsidRDefault="00000000">
      <w:pPr>
        <w:pStyle w:val="Heading3"/>
        <w:rPr>
          <w:rFonts w:ascii="Aptos" w:hAnsi="Aptos"/>
          <w:b w:val="0"/>
          <w:bCs w:val="0"/>
        </w:rPr>
      </w:pPr>
      <w:bookmarkStart w:id="10" w:name="X894e84717c4608541a9d17a286ad5701a3632e5"/>
      <w:bookmarkEnd w:id="8"/>
      <w:r>
        <w:rPr>
          <w:rFonts w:ascii="Aptos" w:hAnsi="Aptos"/>
          <w:b w:val="0"/>
          <w:bCs w:val="0"/>
        </w:rPr>
        <w:t>(v) The SI is ~40 pages; the Methods is 3–4 pages</w:t>
      </w:r>
    </w:p>
    <w:p w14:paraId="2ACBE8CA" w14:textId="77777777" w:rsidR="00EE4E82" w:rsidRPr="0097218A" w:rsidRDefault="00000000">
      <w:pPr>
        <w:pStyle w:val="BlockText"/>
        <w:rPr>
          <w:rFonts w:ascii="Aptos" w:hAnsi="Aptos"/>
          <w:i/>
          <w:iCs/>
        </w:rPr>
      </w:pPr>
      <w:r>
        <w:rPr>
          <w:rFonts w:ascii="Aptos" w:hAnsi="Aptos"/>
          <w:i/>
          <w:iCs/>
        </w:rPr>
        <w:t>The fundamentals of the modelling approach — spatial scales, crop-specific aggregation, and crop response — should be in the main manuscript. Elements of sensitivity analysis could remain in the supplementary.</w:t>
      </w:r>
    </w:p>
    <w:p w14:paraId="6BAE5696" w14:textId="1809DC4D" w:rsidR="00EE4E82" w:rsidRPr="0097218A" w:rsidRDefault="00000000">
      <w:pPr>
        <w:pStyle w:val="FirstParagraph"/>
        <w:rPr>
          <w:rFonts w:ascii="Aptos" w:hAnsi="Aptos"/>
        </w:rPr>
      </w:pPr>
      <w:r>
        <w:rPr>
          <w:rFonts w:ascii="Aptos" w:hAnsi="Aptos"/>
        </w:rPr>
        <w:t xml:space="preserve">Response: agreed and implemented. The revised Methods now carries: the scales/aggregation opening (i); the crop representation and response calibration (ii, iii); the data sources (iv); a compact statement of the governing equations (monthly N balance, Mitscherlich response with stoichiometric cap and water-stress factor, residue-return and SOM update, and the partial-equilibrium fertilizer-demand/food-price/land-allocation equations); and the scenario definitions. The SI is now explicitly organized as sensitivity and validation material supporting the main text, with an “Organization of this document” guide at the front. The full derivations remain in the SI, referenced from the main text, but the reader can now judge the framework from the paper alone.</w:t>
      </w:r>
    </w:p>
    <w:p w14:paraId="1A3CA418" w14:textId="77777777" w:rsidR="00EE4E82" w:rsidRPr="0097218A" w:rsidRDefault="00000000">
      <w:pPr>
        <w:pStyle w:val="Heading3"/>
        <w:rPr>
          <w:rFonts w:ascii="Aptos" w:hAnsi="Aptos"/>
          <w:b w:val="0"/>
          <w:bCs w:val="0"/>
        </w:rPr>
      </w:pPr>
      <w:bookmarkStart w:id="11" w:name="X6c700f0039f915ad69ef06fd47b545a253e27e4"/>
      <w:bookmarkEnd w:id="10"/>
      <w:r>
        <w:rPr>
          <w:rFonts w:ascii="Aptos" w:hAnsi="Aptos"/>
          <w:b w:val="0"/>
          <w:bCs w:val="0"/>
        </w:rPr>
        <w:lastRenderedPageBreak/>
        <w:t>(vi) Why add complexity only to the SOM module? Discuss uncertainty exhaustively</w:t>
      </w:r>
    </w:p>
    <w:p w14:paraId="236FD9E7" w14:textId="77777777" w:rsidR="00EE4E82" w:rsidRPr="0097218A" w:rsidRDefault="00000000">
      <w:pPr>
        <w:pStyle w:val="BlockText"/>
        <w:rPr>
          <w:rFonts w:ascii="Aptos" w:hAnsi="Aptos"/>
          <w:i/>
          <w:iCs/>
        </w:rPr>
      </w:pPr>
      <w:r>
        <w:rPr>
          <w:rFonts w:ascii="Aptos" w:hAnsi="Aptos"/>
          <w:i/>
          <w:iCs/>
        </w:rPr>
        <w:t>Crop response seems to be based on very crude assumptions, so possibly alternative modelling methods could also be explored… why complexify only the SOC module? … Possibly drop this additional complexity and discuss sources of uncertainty in an exhaustive way.</w:t>
      </w:r>
    </w:p>
    <w:p w14:paraId="15073AB4" w14:textId="449B95ED" w:rsidR="00EE4E82" w:rsidRPr="0097218A" w:rsidRDefault="00000000">
      <w:pPr>
        <w:pStyle w:val="FirstParagraph"/>
        <w:rPr>
          <w:rFonts w:ascii="Aptos" w:hAnsi="Aptos"/>
        </w:rPr>
      </w:pPr>
      <w:r>
        <w:rPr>
          <w:rFonts w:ascii="Aptos" w:hAnsi="Aptos"/>
        </w:rPr>
        <w:t>Response:</w:t>
      </w:r>
    </w:p>
    <w:p w14:paraId="344EEF4D" w14:textId="77777777" w:rsidR="00116981" w:rsidRPr="0097218A" w:rsidRDefault="00116981" w:rsidP="00116981">
      <w:pPr>
        <w:pStyle w:val="NormalWeb"/>
        <w:numPr>
          <w:ilvl w:val="0"/>
          <w:numId w:val="6"/>
        </w:numPr>
        <w:rPr>
          <w:rFonts w:ascii="Aptos" w:hAnsi="Aptos"/>
        </w:rPr>
      </w:pPr>
      <w:r>
        <w:rPr>
          <w:rFonts w:ascii="Aptos" w:hAnsi="Aptos"/>
        </w:rPr>
        <w:t>The crop-response formulation is intentionally matched to the scope of the paper. Our research questions focus on how soil nitrogen supply and SOM feedbacks buffer fertilizer disruptions, rather than on crop-specific differences in physiology, phenology, or genotype. We therefore used a parsimonious regional yield-response formulation and added model complexity where it was necessary to resolve the focal soil feedbacks. In the revision, we more fully documented and empirically validated that formulation using regional FAOSTAT yields, depleted-soil floors from long-term experiments, and temperate and tropical benchmarks. Greater crop resolution could be added, just as the model could incorporate greater complexity in climate, soil properties, and management. However, these extensions would substantially expand the model without directly addressing the questions posed here. A crop-resolved analysis is an important but separate research undertaking.</w:t>
      </w:r>
    </w:p>
    <w:p w14:paraId="3DE6F490" w14:textId="77777777" w:rsidR="00833C44" w:rsidRPr="0097218A" w:rsidRDefault="00833C44" w:rsidP="00833C44">
      <w:pPr>
        <w:pStyle w:val="NormalWeb"/>
        <w:numPr>
          <w:ilvl w:val="0"/>
          <w:numId w:val="6"/>
        </w:numPr>
        <w:rPr>
          <w:rFonts w:ascii="Aptos" w:hAnsi="Aptos"/>
        </w:rPr>
      </w:pPr>
      <w:r>
        <w:rPr>
          <w:rFonts w:ascii="Aptos" w:hAnsi="Aptos"/>
        </w:rPr>
        <w:t xml:space="preserve">We agree that the uncertainty analysis was not sufficiently visible in the submitted manuscript. The SI includes complementary tests of joint parameter uncertainty, model structure, individual parameter choices, and spatial-screen assumptions. These comprise a 1,000-draw joint-prior Monte Carlo ensemble across eight first-order biophysical and economic parameters (Supplementary Note 6; Fig. S9), </w:t>
      </w:r>
      <w:del w:id="9001" w:author="Matthew Wallenstein" w:date="2026-08-29T12:00:00Z">
        <w:r>
          <w:rPr>
            <w:rFonts w:ascii="Aptos" w:hAnsi="Aptos"/>
          </w:rPr>
          <w:delText xml:space="preserve">a microbially explicit four-pool structural sensitivity,</w:delText>
        </w:r>
      </w:del>
      <w:ins w:id="9002" w:author="Matthew Wallenstein" w:date="2026-08-29T12:00:00Z">
        <w:r>
          <w:rPr>
            <w:rFonts w:ascii="Aptos" w:hAnsi="Aptos"/>
          </w:rPr>
          <w:t xml:space="preserve">a microbially explicit four-pool structural sensitivity </w:t>
        </w:r>
        <w:del w:id="9046" w:author="Matthew Wallenstein" w:date="2026-08-29T12:00:00Z">
          <w:r>
            <w:rPr>
              <w:rFonts w:ascii="Aptos" w:hAnsi="Aptos"/>
            </w:rPr>
            <w:delText xml:space="preserve">(qualitative in this revision; </w:delText>
          </w:r>
        </w:del>
        <w:ins w:id="9047" w:author="Matthew Wallenstein" w:date="2026-08-29T12:00:00Z">
          <w:r>
            <w:rPr>
              <w:rFonts w:ascii="Aptos" w:hAnsi="Aptos"/>
            </w:rPr>
            <w:t xml:space="preserve">(now regenerable from the deposit; </w:t>
          </w:r>
        </w:ins>
        <w:r>
          <w:rPr>
            <w:rFonts w:ascii="Aptos" w:hAnsi="Aptos"/>
          </w:rPr>
          <w:t xml:space="preserve">see below)</w:t>
        </w:r>
        <w:r>
          <w:rPr>
            <w:rFonts w:ascii="Aptos" w:hAnsi="Aptos"/>
          </w:rPr>
          <w:t xml:space="preserve">,</w:t>
        </w:r>
      </w:ins>
      <w:r>
        <w:rPr>
          <w:rFonts w:ascii="Aptos" w:hAnsi="Aptos"/>
        </w:rPr>
        <w:t xml:space="preserve"> one-at-a-time sensitivity to fertilizer-demand elasticity (Figs. S7–S8), mineralizable-N parameter sensitivity (Fig. S3), and a five-treatment robustness analysis of the spatial screen (Supplementary Note 7). We now reference these analyses prominently in the main-text Discussion. Together, they show that the paper’s principal qualitative conclusions persist across the parameter ranges and alternative formulations tested, while not implying that all sources of model uncertainty have been resolved.</w:t>
      </w:r>
    </w:p>
    <w:p>
      <w:pPr>
        <w:rPr/>
      </w:pPr>
      <w:ins w:id="9073" w:author="Matthew Wallenstein" w:date="2026-08-29T12:00:00Z">
        <w:r>
          <w:t xml:space="preserve">The revised uncertainty paragraph in the Discussion now reads: “Parameter uncertainty shifts the magnitude of these effects but not their direction. Price elasticities carry substantial uncertainty, particularly for Sub-Saharan Africa (εF,PF: −0.15 to −0.70 across country-level estimates); halving all elasticities preserves the qualitative regional pattern while compressing global year-10 yield loss by approximately 50% (Supplementary Fig. S8). A joint-uncertainty analysis across plausible biophysical and economic ranges (Supplementary Note 6) confirms that the SOC-buffering effect is positive in every region (Supplementary Fig. S9). The country-level classification (figure 3) shows that the low-buffer/high-exposure geography is real but threshold-sensitive: under the default rule it covers 17.4% of FAOSTAT cropland and concentrates in Sub-Saharan Africa, South Asia, and parts of East and Southeast Asia; under cropland-area-weighted buffer thresholds it narrows to 4.85%. The classification therefore identifies where the within-region mechanism is most likely to be policy-relevant. Replacing Century/RothC with a microbially-explicit 4-pool SOM scheme preserves the qualitative conclusion that persistent disruption erodes the buffer and widens the uncertainty range: in an exploratory structural sensitivity, year-30 SOC losses under the microbially-explicit scheme are 0.9–2.2 times the Century estimates (median 1.65×, and 1.56–1.77 across a plausible soil-texture range; Supplementary Fig. S5, Supplementary table 2), suggesting that alternative representations of SOM stabilization can produce larger estimates of long-run buffer erosion under prolonged shortfalls and shorter estimated windows over which the buffer remains intact.” [Discussion]</w:t>
        </w:r>
      </w:ins>
    </w:p>
    <w:p w14:paraId="6046BBBA" w14:textId="77777777" w:rsidR="00376159" w:rsidRPr="0097218A" w:rsidRDefault="00376159" w:rsidP="00376159">
      <w:pPr>
        <w:pStyle w:val="NormalWeb"/>
        <w:numPr>
          <w:ilvl w:val="0"/>
          <w:numId w:val="6"/>
        </w:numPr>
        <w:rPr>
          <w:del w:id="9004" w:author="Matthew Wallenstein" w:date="2026-08-29T12:00:00Z"/>
          <w:rFonts w:ascii="Aptos" w:hAnsi="Aptos"/>
        </w:rPr>
      </w:pPr>
      <w:bookmarkStart w:id="12" w:name="referee-2-itemized-minor-comments"/>
      <w:bookmarkEnd w:id="11"/>
      <w:del w:id="9004" w:author="Matthew Wallenstein" w:date="2026-08-29T12:00:00Z">
        <w:r>
          <w:rPr>
            <w:rFonts w:ascii="Aptos" w:hAnsi="Aptos"/>
          </w:rPr>
          <w:delText xml:space="preserve">On retaining the microbially explicit four-pool comparison: we retain this analysis because it tests structural uncertainty in the soil feedback that is central to the paper. Specifically, it asks whether the estimated long-term consequences of reduced residue inputs depend on how microbial processing and carbon stabilization are represented. The alternative formulation preserves the direction of the response but changes its magnitude: year-30 SOC losses range from 0.9 to 2.5 times the Century estimates across regions, with a median ratio of 1.8 (revised Supplementary Note 2). This indicates that the simpler Century formulation does not create the long-run risk signal, although it may provide a conservative estimate of its magnitude. We have kept the detailed comparison in the SI and can further reduce its prominence in the main text, but we believe the result is important </w:delText>
          <w:lastRenderedPageBreak/>
          <w:delText>because it directly tests the robustness of the paper’s focal soil-feedback mechanism.</w:delText>
        </w:r>
      </w:del>
    </w:p>
    <w:p>
      <w:pPr>
        <w:rPr>
          <w:ins w:id="9005" w:author="Matthew Wallenstein" w:date="2026-08-29T12:00:00Z"/>
        </w:rPr>
      </w:pPr>
      <w:ins w:id="9006" w:author="Matthew Wallenstein" w:date="2026-08-29T12:00:00Z">
        <w:r>
          <w:t xml:space="preserve">On the microbially explicit four-pool comparison: in preparing this revision we found that the engine behind the submitted comparison was not part of the deposited reproducibility code, so those numbers could not be regenerated. We have re-implemented the scheme on the deposited model — it now runs the same ERA5 forcing, market clearing, water-stress response and calibration path as the central engine, and regenerates through the deposited build — and updated the comparison: year-30 SOC losses are 0.9–2.2 times the Century estimates across regions (median 1.65×), with Sub-Saharan Africa the only region below parity; the CUE-downregulation contribution to the engine difference is reported in Supplementary table 2. The four-pool scheme produced greater year-30 SOC loss in seven of eight regions and smaller relative loss in Sub-Saharan Africa; we present the comparison as exploratory structural sensitivity, with the corrected pathway description, the baseline-state differences between the engines, every four-pool parameter, and a soil-texture sensitivity now documented in Supplementary Note 2 and the Supplementary Methods.</w:t>
        </w:r>
      </w:ins>
    </w:p>
    <w:p w14:paraId="2701473B" w14:textId="77777777" w:rsidR="00EE4E82" w:rsidRPr="0097218A" w:rsidRDefault="00000000">
      <w:pPr>
        <w:pStyle w:val="Heading3"/>
        <w:rPr>
          <w:rFonts w:ascii="Aptos" w:hAnsi="Aptos"/>
          <w:b w:val="0"/>
          <w:bCs w:val="0"/>
        </w:rPr>
      </w:pPr>
      <w:r>
        <w:rPr>
          <w:rFonts w:ascii="Aptos" w:hAnsi="Aptos"/>
          <w:b w:val="0"/>
          <w:bCs w:val="0"/>
        </w:rPr>
        <w:t>Referee 2 — itemized minor comments</w:t>
      </w:r>
    </w:p>
    <w:p w14:paraId="77166006" w14:textId="77777777" w:rsidR="00EE4E82" w:rsidRPr="0097218A" w:rsidRDefault="00000000">
      <w:pPr>
        <w:pStyle w:val="Compact"/>
        <w:numPr>
          <w:ilvl w:val="0"/>
          <w:numId w:val="7"/>
        </w:numPr>
        <w:rPr>
          <w:rFonts w:ascii="Aptos" w:hAnsi="Aptos"/>
        </w:rPr>
      </w:pPr>
      <w:r>
        <w:rPr>
          <w:rFonts w:ascii="Aptos" w:hAnsi="Aptos"/>
        </w:rPr>
        <w:t>End of p.20 / start of p.21 (sensitivity results in the wrong place): moved into the Results.</w:t>
      </w:r>
    </w:p>
    <w:p w14:paraId="306EABDC" w14:textId="77777777" w:rsidR="00EE4E82" w:rsidRPr="0097218A" w:rsidRDefault="00000000">
      <w:pPr>
        <w:pStyle w:val="Compact"/>
        <w:numPr>
          <w:ilvl w:val="0"/>
          <w:numId w:val="7"/>
        </w:numPr>
        <w:rPr>
          <w:rFonts w:ascii="Aptos" w:hAnsi="Aptos"/>
        </w:rPr>
      </w:pPr>
      <w:r>
        <w:rPr>
          <w:rFonts w:ascii="Aptos" w:hAnsi="Aptos"/>
        </w:rPr>
        <w:t>Start of p.22 (African soil calibration belongs in Methods): moved to the new crop-response/parameterization Methods subsection.</w:t>
      </w:r>
    </w:p>
    <w:p w14:paraId="20C3DD22" w14:textId="77777777" w:rsidR="00EE4E82" w:rsidRPr="0097218A" w:rsidRDefault="00000000">
      <w:pPr>
        <w:pStyle w:val="Compact"/>
        <w:numPr>
          <w:ilvl w:val="0"/>
          <w:numId w:val="7"/>
        </w:numPr>
        <w:rPr>
          <w:rFonts w:ascii="Aptos" w:hAnsi="Aptos"/>
        </w:rPr>
      </w:pPr>
      <w:r>
        <w:rPr>
          <w:rFonts w:ascii="Aptos" w:hAnsi="Aptos"/>
        </w:rPr>
        <w:t>p.18 “base-yield position” unclear: reworded to “a region’s operating point on the Mitscherlich response curve (how N-limited current yields are at the regional mean SOC).”</w:t>
      </w:r>
    </w:p>
    <w:p w14:paraId="15071C66" w14:textId="77777777" w:rsidR="00EE4E82" w:rsidRPr="0097218A" w:rsidRDefault="00000000">
      <w:pPr>
        <w:pStyle w:val="Compact"/>
        <w:numPr>
          <w:ilvl w:val="0"/>
          <w:numId w:val="7"/>
        </w:numPr>
        <w:rPr>
          <w:rFonts w:ascii="Aptos" w:hAnsi="Aptos"/>
        </w:rPr>
      </w:pPr>
      <w:r>
        <w:rPr>
          <w:rFonts w:ascii="Aptos" w:hAnsi="Aptos"/>
        </w:rPr>
        <w:t>p.16 L29–38 belongs in Methods: relocated.</w:t>
      </w:r>
    </w:p>
    <w:p w14:paraId="4CD92DA0" w14:textId="77777777" w:rsidR="00EE4E82" w:rsidRPr="0097218A" w:rsidRDefault="00000000">
      <w:pPr>
        <w:pStyle w:val="Compact"/>
        <w:numPr>
          <w:ilvl w:val="0"/>
          <w:numId w:val="7"/>
        </w:numPr>
        <w:rPr>
          <w:rFonts w:ascii="Aptos" w:hAnsi="Aptos"/>
        </w:rPr>
      </w:pPr>
      <w:r>
        <w:rPr>
          <w:rFonts w:ascii="Aptos" w:hAnsi="Aptos"/>
        </w:rPr>
        <w:t>“less than half of N from that season’s fertilizer [9–11]” — unclear how derived; may not hold for SSA: we now state the basis (recovery-fraction meta-analyses) and add that the mineralization share is highest in low-input systems and lowest in intensively fertilized systems, explicitly noting the SSA/high-input contrast so the sentence is not read as a universal constant.</w:t>
      </w:r>
    </w:p>
    <w:p w14:paraId="42B83249" w14:textId="77777777" w:rsidR="00EE4E82" w:rsidRPr="0097218A" w:rsidRDefault="00000000">
      <w:pPr>
        <w:pStyle w:val="Compact"/>
        <w:numPr>
          <w:ilvl w:val="0"/>
          <w:numId w:val="7"/>
        </w:numPr>
        <w:rPr>
          <w:rFonts w:ascii="Aptos" w:hAnsi="Aptos"/>
        </w:rPr>
      </w:pPr>
      <w:r>
        <w:rPr>
          <w:rFonts w:ascii="Aptos" w:hAnsi="Aptos"/>
        </w:rPr>
        <w:t>“C and N turn over at stable C:N… SOC as observable proxy” unclear in Introduction: rephrased in the Introduction to separate modeled vs. observed (per R1 as well), deferring the mechanism to Methods.</w:t>
      </w:r>
    </w:p>
    <w:p w14:paraId="2F6DE839" w14:textId="77777777" w:rsidR="00EE4E82" w:rsidRPr="0097218A" w:rsidRDefault="00000000">
      <w:pPr>
        <w:pStyle w:val="Compact"/>
        <w:numPr>
          <w:ilvl w:val="0"/>
          <w:numId w:val="7"/>
        </w:numPr>
        <w:rPr>
          <w:rFonts w:ascii="Aptos" w:hAnsi="Aptos"/>
        </w:rPr>
      </w:pPr>
      <w:r>
        <w:rPr>
          <w:rFonts w:ascii="Aptos" w:hAnsi="Aptos"/>
        </w:rPr>
        <w:t>“three scales of resilience” mixes two spatial with one temporal: rephrased to “farm-level and regional-level resilience, with a temporal dimension capturing persistence of the soil buffer under prolonged disruption.”</w:t>
      </w:r>
    </w:p>
    <w:p w14:paraId="2672940C" w14:textId="77777777" w:rsidR="00EE4E82" w:rsidRPr="0097218A" w:rsidRDefault="00000000">
      <w:pPr>
        <w:pStyle w:val="Compact"/>
        <w:numPr>
          <w:ilvl w:val="0"/>
          <w:numId w:val="7"/>
        </w:numPr>
        <w:rPr>
          <w:rFonts w:ascii="Aptos" w:hAnsi="Aptos"/>
        </w:rPr>
      </w:pPr>
      <w:r>
        <w:rPr>
          <w:rFonts w:ascii="Aptos" w:hAnsi="Aptos"/>
        </w:rPr>
        <w:t>“monthly timesteps” — unclear: rephrased to “The biophysical model uses a hybrid architecture: SOM pools update annually, while a 12-month nitrogen balance resolves mineralization, uptake, and losses within each year.”</w:t>
      </w:r>
    </w:p>
    <w:p w14:paraId="14A652D3" w14:textId="7BD0F7C1" w:rsidR="00EE4E82" w:rsidRPr="0097218A" w:rsidRDefault="00000000">
      <w:pPr>
        <w:pStyle w:val="Compact"/>
        <w:numPr>
          <w:ilvl w:val="0"/>
          <w:numId w:val="7"/>
        </w:numPr>
        <w:rPr>
          <w:rFonts w:ascii="Aptos" w:hAnsi="Aptos"/>
        </w:rPr>
      </w:pPr>
      <w:r>
        <w:rPr>
          <w:rFonts w:ascii="Aptos" w:hAnsi="Aptos"/>
        </w:rPr>
        <w:t>“uptake 0.75 → NUE ~55%”: we now give the reason (crop demand is concentrated in mid-season months while mineral N is spread across the window, so part of the captured N is not demand-synchronized), rather than asserting the two numbers.</w:t>
      </w:r>
    </w:p>
    <w:p w14:paraId="4BC4208C" w14:textId="77777777" w:rsidR="00EE4E82" w:rsidRPr="0097218A" w:rsidRDefault="00000000">
      <w:pPr>
        <w:pStyle w:val="Compact"/>
        <w:numPr>
          <w:ilvl w:val="0"/>
          <w:numId w:val="7"/>
        </w:numPr>
        <w:rPr>
          <w:rFonts w:ascii="Aptos" w:hAnsi="Aptos"/>
        </w:rPr>
      </w:pPr>
      <w:r>
        <w:rPr>
          <w:rFonts w:ascii="Aptos" w:hAnsi="Aptos"/>
        </w:rPr>
        <w:t>“regionally calibrated carbon retention efficiency” — calibrated against what: stated (CRE set so each region’s initial SOC is at steady state under current management), with the conservative-bias caveat retained.</w:t>
      </w:r>
    </w:p>
    <w:p w14:paraId="3E218808" w14:textId="77777777" w:rsidR="00EE4E82" w:rsidRPr="0097218A" w:rsidRDefault="00000000">
      <w:pPr>
        <w:pStyle w:val="Compact"/>
        <w:numPr>
          <w:ilvl w:val="0"/>
          <w:numId w:val="7"/>
        </w:numPr>
        <w:rPr>
          <w:rFonts w:ascii="Aptos" w:hAnsi="Aptos"/>
        </w:rPr>
      </w:pPr>
      <w:r>
        <w:rPr>
          <w:rFonts w:ascii="Aptos" w:hAnsi="Aptos"/>
        </w:rPr>
        <w:t>Fig S1b water-stress arrows (“AI generated”): the schematic has been redrawn with a single explicit water-stress path and no decorative connectors.</w:t>
      </w:r>
    </w:p>
    <w:p w14:paraId="276C6756" w14:textId="77777777" w:rsidR="00EE4E82" w:rsidRPr="0097218A" w:rsidRDefault="00000000">
      <w:pPr>
        <w:pStyle w:val="Compact"/>
        <w:numPr>
          <w:ilvl w:val="0"/>
          <w:numId w:val="7"/>
        </w:numPr>
        <w:rPr>
          <w:rFonts w:ascii="Aptos" w:hAnsi="Aptos"/>
        </w:rPr>
      </w:pPr>
      <w:r>
        <w:rPr>
          <w:rFonts w:ascii="Aptos" w:hAnsi="Aptos"/>
        </w:rPr>
        <w:t>“land allocation” — how does it handle different crops: clarified that land allocation operates on the regional representative-crop aggregate, consistent with the single-cereal design in (ii).</w:t>
      </w:r>
    </w:p>
    <w:p w14:paraId="04C50C36" w14:textId="77777777" w:rsidR="00EE4E82" w:rsidRPr="0097218A" w:rsidRDefault="00000000">
      <w:pPr>
        <w:pStyle w:val="Compact"/>
        <w:numPr>
          <w:ilvl w:val="0"/>
          <w:numId w:val="7"/>
        </w:numPr>
        <w:rPr>
          <w:rFonts w:ascii="Aptos" w:hAnsi="Aptos"/>
        </w:rPr>
      </w:pPr>
      <w:r>
        <w:rPr>
          <w:rFonts w:ascii="Aptos" w:hAnsi="Aptos"/>
        </w:rPr>
        <w:t>“a single farm soil status” — one farm per pixel? regional average?: clarified per (i): a modeled soil at a specified % of regional mean SOC, not a pixel.</w:t>
      </w:r>
    </w:p>
    <w:p w14:paraId="16722F6A" w14:textId="77777777" w:rsidR="00EE4E82" w:rsidRPr="0097218A" w:rsidRDefault="00000000">
      <w:pPr>
        <w:pStyle w:val="Compact"/>
        <w:numPr>
          <w:ilvl w:val="0"/>
          <w:numId w:val="7"/>
        </w:numPr>
        <w:rPr>
          <w:rFonts w:ascii="Aptos" w:hAnsi="Aptos"/>
        </w:rPr>
      </w:pPr>
      <w:r>
        <w:rPr>
          <w:rFonts w:ascii="Aptos" w:hAnsi="Aptos"/>
        </w:rPr>
        <w:t>S13 FDME, GDAP acronyms: expanded on first use (FDME = Food Demand and Market Elasticities framework; GTAP corrected/expanded where it appeared).</w:t>
      </w:r>
    </w:p>
    <w:p w14:paraId="3591A709" w14:textId="77777777" w:rsidR="00EE4E82" w:rsidRPr="0097218A" w:rsidRDefault="00000000">
      <w:pPr>
        <w:pStyle w:val="Compact"/>
        <w:numPr>
          <w:ilvl w:val="0"/>
          <w:numId w:val="7"/>
        </w:numPr>
        <w:rPr>
          <w:rFonts w:ascii="Aptos" w:hAnsi="Aptos"/>
        </w:rPr>
      </w:pPr>
      <w:r>
        <w:rPr>
          <w:rFonts w:ascii="Aptos" w:hAnsi="Aptos"/>
        </w:rPr>
        <w:lastRenderedPageBreak/>
        <w:t>S13 “regional baseline yield” vs y_max: clarified — baseline yield is the observed FAOSTAT yield used as the calibration target; y_max is the fitted ceiling. See (iii).</w:t>
      </w:r>
    </w:p>
    <w:p w14:paraId="2FC1E095" w14:textId="77777777" w:rsidR="00EE4E82" w:rsidRPr="0097218A" w:rsidRDefault="00000000">
      <w:pPr>
        <w:pStyle w:val="Compact"/>
        <w:numPr>
          <w:ilvl w:val="0"/>
          <w:numId w:val="7"/>
        </w:numPr>
        <w:rPr>
          <w:rFonts w:ascii="Aptos" w:hAnsi="Aptos"/>
        </w:rPr>
      </w:pPr>
      <w:r>
        <w:rPr>
          <w:rFonts w:ascii="Aptos" w:hAnsi="Aptos"/>
        </w:rPr>
        <w:t>“regional SOC derived from” — mean or median: stated (cropland-area-weighted mean of SoilGrids pixels).</w:t>
      </w:r>
    </w:p>
    <w:p w14:paraId="3BD18594" w14:textId="77777777" w:rsidR="00EE4E82" w:rsidRPr="0097218A" w:rsidRDefault="00000000">
      <w:pPr>
        <w:pStyle w:val="Compact"/>
        <w:numPr>
          <w:ilvl w:val="0"/>
          <w:numId w:val="7"/>
        </w:numPr>
        <w:rPr>
          <w:rFonts w:ascii="Aptos" w:hAnsi="Aptos"/>
        </w:rPr>
      </w:pPr>
      <w:r>
        <w:rPr>
          <w:rFonts w:ascii="Aptos" w:hAnsi="Aptos"/>
        </w:rPr>
        <w:t>“regional climates parameterized with monthly T and precip” — source: added; see (iv).</w:t>
      </w:r>
    </w:p>
    <w:p w14:paraId="6FFE433F" w14:textId="77777777" w:rsidR="00EE4E82" w:rsidRPr="0097218A" w:rsidRDefault="00000000">
      <w:pPr>
        <w:pStyle w:val="Compact"/>
        <w:numPr>
          <w:ilvl w:val="0"/>
          <w:numId w:val="7"/>
        </w:numPr>
        <w:rPr>
          <w:rFonts w:ascii="Aptos" w:hAnsi="Aptos"/>
        </w:rPr>
      </w:pPr>
      <w:r>
        <w:rPr>
          <w:rFonts w:ascii="Aptos" w:hAnsi="Aptos"/>
        </w:rPr>
        <w:t>S19 “Broadbalk” = Rothamsted: identified explicitly as the Rothamsted Broadbalk Wheat Experiment (est. 1843).</w:t>
      </w:r>
    </w:p>
    <w:p w14:paraId="0866C8D8" w14:textId="77777777" w:rsidR="00EE4E82" w:rsidRPr="0097218A" w:rsidRDefault="00000000">
      <w:pPr>
        <w:pStyle w:val="Compact"/>
        <w:numPr>
          <w:ilvl w:val="0"/>
          <w:numId w:val="7"/>
        </w:numPr>
        <w:rPr>
          <w:rFonts w:ascii="Aptos" w:hAnsi="Aptos"/>
        </w:rPr>
      </w:pPr>
      <w:r>
        <w:rPr>
          <w:rFonts w:ascii="Aptos" w:hAnsi="Aptos"/>
        </w:rPr>
        <w:t>Broadbalk section should reference Fig S2: cross-reference added.</w:t>
      </w:r>
    </w:p>
    <w:p w14:paraId="6A33AACF" w14:textId="77777777" w:rsidR="00EE4E82" w:rsidRPr="0097218A" w:rsidRDefault="00000000">
      <w:pPr>
        <w:pStyle w:val="Compact"/>
        <w:numPr>
          <w:ilvl w:val="0"/>
          <w:numId w:val="7"/>
        </w:numPr>
        <w:rPr>
          <w:rFonts w:ascii="Aptos" w:hAnsi="Aptos"/>
        </w:rPr>
      </w:pPr>
      <w:r>
        <w:rPr>
          <w:rFonts w:ascii="Aptos" w:hAnsi="Aptos"/>
        </w:rPr>
        <w:t>Fig S2 red color undefined: defined in the caption.</w:t>
      </w:r>
    </w:p>
    <w:p w14:paraId="5B2CA4B5" w14:textId="77777777" w:rsidR="00EE4E82" w:rsidRPr="0097218A" w:rsidRDefault="00000000">
      <w:pPr>
        <w:pStyle w:val="Compact"/>
        <w:numPr>
          <w:ilvl w:val="0"/>
          <w:numId w:val="7"/>
        </w:numPr>
        <w:rPr>
          <w:rFonts w:ascii="Aptos" w:hAnsi="Aptos"/>
        </w:rPr>
      </w:pPr>
      <w:r>
        <w:rPr>
          <w:rFonts w:ascii="Aptos" w:hAnsi="Aptos"/>
        </w:rPr>
        <w:t>Caption over-interpretation (“scenario-based rather than site-specific”): trimmed from the figure caption and kept in the text.</w:t>
      </w:r>
    </w:p>
    <w:p w14:paraId="5AB7A7F7" w14:textId="77777777" w:rsidR="00EE4E82" w:rsidRPr="0097218A" w:rsidRDefault="00000000">
      <w:pPr>
        <w:pStyle w:val="Compact"/>
        <w:numPr>
          <w:ilvl w:val="0"/>
          <w:numId w:val="7"/>
        </w:numPr>
        <w:rPr>
          <w:rFonts w:ascii="Aptos" w:hAnsi="Aptos"/>
        </w:rPr>
      </w:pPr>
      <w:r>
        <w:rPr>
          <w:rFonts w:ascii="Aptos" w:hAnsi="Aptos"/>
        </w:rPr>
        <w:t>SOC-averaged-per-region only revealed on S33: moved to the main Methods (i).</w:t>
      </w:r>
    </w:p>
    <w:p w14:paraId="52B3A45E" w14:textId="77777777" w:rsidR="00EE4E82" w:rsidRPr="0097218A" w:rsidRDefault="00000000">
      <w:pPr>
        <w:pStyle w:val="Compact"/>
        <w:numPr>
          <w:ilvl w:val="0"/>
          <w:numId w:val="7"/>
        </w:numPr>
        <w:rPr>
          <w:rFonts w:ascii="Aptos" w:hAnsi="Aptos"/>
        </w:rPr>
      </w:pPr>
      <w:r>
        <w:rPr>
          <w:rFonts w:ascii="Aptos" w:hAnsi="Aptos"/>
        </w:rPr>
        <w:t>Spatial screen (Note 7) has a cryptic title and comes too late: retitled “Global soil-buffer and fertilizer-exposure screen (Figure 3),” and its data sources are summarized in the main Methods.</w:t>
      </w:r>
    </w:p>
    <w:p w14:paraId="50B58ABB" w14:textId="77777777" w:rsidR="00EE4E82" w:rsidRPr="0097218A" w:rsidRDefault="00000000">
      <w:pPr>
        <w:pStyle w:val="Compact"/>
        <w:numPr>
          <w:ilvl w:val="0"/>
          <w:numId w:val="7"/>
        </w:numPr>
        <w:rPr>
          <w:rFonts w:ascii="Aptos" w:hAnsi="Aptos"/>
        </w:rPr>
      </w:pPr>
      <w:r>
        <w:rPr>
          <w:rFonts w:ascii="Aptos" w:hAnsi="Aptos"/>
        </w:rPr>
        <w:t>“within-region SOC gradient” vs “SOC averaged per region”: reconciled — regional mean SOC sets the regional economics; the within-region gradient (10–200% of that mean) is the farm cross-section. Both are now defined together in the Methods.</w:t>
      </w:r>
    </w:p>
    <w:p w14:paraId="5F9806F1" w14:textId="77777777" w:rsidR="00EE4E82" w:rsidRPr="0097218A" w:rsidRDefault="00000000">
      <w:pPr>
        <w:pStyle w:val="Compact"/>
        <w:numPr>
          <w:ilvl w:val="0"/>
          <w:numId w:val="7"/>
        </w:numPr>
        <w:rPr>
          <w:rFonts w:ascii="Aptos" w:hAnsi="Aptos"/>
        </w:rPr>
      </w:pPr>
      <w:r>
        <w:rPr>
          <w:rFonts w:ascii="Aptos" w:hAnsi="Aptos"/>
        </w:rPr>
        <w:t>p.11 “region-specific behavioral parameters” undefined: enumerated (fertilizer-demand elasticity, food-demand elasticity, cross-price elasticity, land-response coefficient) with the regional table.</w:t>
      </w:r>
    </w:p>
    <w:p w14:paraId="664F31AD" w14:textId="77777777" w:rsidR="00EE4E82" w:rsidRPr="0097218A" w:rsidRDefault="00000000">
      <w:pPr>
        <w:pStyle w:val="Compact"/>
        <w:numPr>
          <w:ilvl w:val="0"/>
          <w:numId w:val="7"/>
        </w:numPr>
        <w:rPr>
          <w:rFonts w:ascii="Aptos" w:hAnsi="Aptos"/>
        </w:rPr>
      </w:pPr>
      <w:r>
        <w:rPr>
          <w:rFonts w:ascii="Aptos" w:hAnsi="Aptos"/>
        </w:rPr>
        <w:t>p.12 “water-stress floor”: defined (yield floored at 30% of baseline under severe stress to represent non-zero minimum biomass).</w:t>
      </w:r>
    </w:p>
    <w:p w14:paraId="0731A9CB" w14:textId="2BF0DE6E" w:rsidR="00EE4E82" w:rsidRPr="0097218A" w:rsidRDefault="003300FC">
      <w:pPr>
        <w:rPr>
          <w:rFonts w:ascii="Aptos" w:hAnsi="Aptos"/>
        </w:rPr>
      </w:pPr>
      <w:r>
        <w:rPr>
          <w:noProof/>
        </w:rPr>
        <mc:AlternateContent>
          <mc:Choice Requires="wps">
            <w:drawing>
              <wp:inline distT="0" distB="0" distL="0" distR="0" wp14:anchorId="091E30E6" wp14:editId="193546FC">
                <wp:extent cx="5943600" cy="13970"/>
                <wp:effectExtent l="9525" t="5080" r="9525" b="9525"/>
                <wp:docPr id="80972035" name="Horizontal Li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62DE948" id="Horizontal Lin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Bga0KQIAAD8EAAAOAAAAZHJzL2Uyb0RvYy54bWysU8Fu2zAMvQ/YPwi6L07SpG2MOEWRtsOA bivW7AMUWbaFSaJGKXGyry+lpGm23Yb5YJAi9fT4SM5vdtawrcKgwVV8NBhyppyEWru24t9XDx+u OQtRuFoYcKriexX4zeL9u3nvSzWGDkytkBGIC2XvK97F6MuiCLJTVoQBeOUo2ABaEcnFtqhR9IRu TTEeDi+LHrD2CFKFQKd3hyBfZPymUTJ+bZqgIjMVJ24x/zH/1+lfLOaibFH4TssjDfEPLKzQjh49 Qd2JKNgG9V9QVkuEAE0cSLAFNI2WKtdA1YyGf1Tz3Amvci0kTvAnmcL/g5Vfts/+CRP14B9B/gjM wTcgnUacrGUnXKtugychj0f3tY5PoF0kFuc5iNB3StS/H+cSVntPrc/JK7WLCSG5pH3R+1CeOCQn EBu27j9DTVfEJkKWddegTRxJMLbL3dufukeITNLhdDa5uBxSkyXFRhezq9zdQpSvlz2G+FGBZcmo OFJNGVxsH0NMZET5mpLecvCgjckDYhzrKz6bjqf5QgCj6xTMsmG7XhpkW5FGLH+5MhL0PM3qSINu tK349SlJlEmxe1fnV6LQ5mATE+OO6iRB0jiHcg31nsTB1B0qk7aOjA7wF2c9TXDFw8+NQMWZ+eSo C7PRZJJGPjuT6dWYHDyPrM8jwkmCqnjk7GAu42FNNh512+WGHVS5paY0Ogv2xupIlqY063jcqLQG 537Oetv7xQsAAAD//wMAUEsDBBQABgAIAAAAIQBQHq332QAAAAMBAAAPAAAAZHJzL2Rvd25yZXYu eG1sTI/BTsMwEETvSP0Ha5G4UYcgqhLiVCmi10q0lYCbGy921HgdxW4T/p6FC1xGGs1q5m25mnwn LjjENpCCu3kGAqkJpiWr4LDf3C5BxKTJ6C4QKvjCCKtqdlXqwoSRXvGyS1ZwCcVCK3Ap9YWUsXHo dZyHHomzzzB4ndgOVppBj1zuO5ln2UJ63RIvON3js8PmtDt7BS/9x7Z+sFHWb8m9n8J63LitVerm eqqfQCSc0t8x/OAzOlTMdAxnMlF0CviR9KucPd4v2B4V5DnIqpT/2atvAAAA//8DAFBLAQItABQA BgAIAAAAIQC2gziS/gAAAOEBAAATAAAAAAAAAAAAAAAAAAAAAABbQ29udGVudF9UeXBlc10ueG1s UEsBAi0AFAAGAAgAAAAhADj9If/WAAAAlAEAAAsAAAAAAAAAAAAAAAAALwEAAF9yZWxzLy5yZWxz UEsBAi0AFAAGAAgAAAAhAHYGBrQpAgAAPwQAAA4AAAAAAAAAAAAAAAAALgIAAGRycy9lMm9Eb2Mu eG1sUEsBAi0AFAAGAAgAAAAhAFAerffZAAAAAwEAAA8AAAAAAAAAAAAAAAAAgwQAAGRycy9kb3du cmV2LnhtbFBLBQYAAAAABAAEAPMAAACJBQAAAAA= " filled="f">
                <o:lock v:ext="edit" rotation="t" aspectratio="t" verticies="t" text="t" shapetype="t"/>
                <w10:anchorlock/>
              </v:rect>
            </w:pict>
          </mc:Fallback>
        </mc:AlternateContent>
      </w:r>
    </w:p>
    <w:p w14:paraId="174B9276" w14:textId="77777777" w:rsidR="00EE4E82" w:rsidRPr="0097218A" w:rsidRDefault="00000000">
      <w:pPr>
        <w:pStyle w:val="Heading2"/>
        <w:rPr>
          <w:rFonts w:ascii="Aptos" w:hAnsi="Aptos"/>
          <w:b w:val="0"/>
          <w:bCs w:val="0"/>
        </w:rPr>
      </w:pPr>
      <w:bookmarkStart w:id="13" w:name="referee-1"/>
      <w:bookmarkEnd w:id="1"/>
      <w:bookmarkEnd w:id="12"/>
      <w:r>
        <w:rPr>
          <w:rFonts w:ascii="Aptos" w:hAnsi="Aptos"/>
          <w:b w:val="0"/>
          <w:bCs w:val="0"/>
        </w:rPr>
        <w:t>Referee 1</w:t>
      </w:r>
    </w:p>
    <w:p w14:paraId="493E77CF" w14:textId="16A9ACA2" w:rsidR="00EE4E82" w:rsidRPr="0097218A" w:rsidRDefault="00833C44">
      <w:pPr>
        <w:pStyle w:val="FirstParagraph"/>
        <w:rPr>
          <w:rFonts w:ascii="Aptos" w:hAnsi="Aptos"/>
        </w:rPr>
      </w:pPr>
      <w:r>
        <w:rPr>
          <w:rFonts w:ascii="Aptos" w:hAnsi="Aptos"/>
        </w:rPr>
        <w:t xml:space="preserve">We thank </w:t>
      </w:r>
      <w:ins w:id="9048" w:author="Matthew Wallenstein" w:date="2026-08-29T12:00:00Z">
        <w:r>
          <w:rPr>
            <w:rFonts w:ascii="Aptos" w:hAnsi="Aptos"/>
          </w:rPr>
          <w:t xml:space="preserve">the </w:t>
        </w:r>
      </w:ins>
      <w:r>
        <w:rPr>
          <w:rFonts w:ascii="Aptos" w:hAnsi="Aptos"/>
        </w:rPr>
        <w:t xml:space="preserve">reviewer for the helpful editorial feedback</w:t>
      </w:r>
      <w:r>
        <w:rPr>
          <w:rFonts w:ascii="Aptos" w:hAnsi="Aptos"/>
        </w:rPr>
        <w:t xml:space="preserve">, which we address below.</w:t>
      </w:r>
    </w:p>
    <w:p w14:paraId="7C8709DA" w14:textId="77777777" w:rsidR="00EE4E82" w:rsidRPr="0097218A" w:rsidRDefault="00000000">
      <w:pPr>
        <w:pStyle w:val="Heading3"/>
        <w:rPr>
          <w:rFonts w:ascii="Aptos" w:hAnsi="Aptos"/>
          <w:b w:val="0"/>
          <w:bCs w:val="0"/>
        </w:rPr>
      </w:pPr>
      <w:bookmarkStart w:id="14" w:name="abstract"/>
      <w:r>
        <w:rPr>
          <w:rFonts w:ascii="Aptos" w:hAnsi="Aptos"/>
          <w:b w:val="0"/>
          <w:bCs w:val="0"/>
        </w:rPr>
        <w:t>Abstract</w:t>
      </w:r>
    </w:p>
    <w:p w14:paraId="6391DF3D" w14:textId="77777777" w:rsidR="00EE4E82" w:rsidRPr="0097218A" w:rsidRDefault="00000000">
      <w:pPr>
        <w:pStyle w:val="Compact"/>
        <w:numPr>
          <w:ilvl w:val="0"/>
          <w:numId w:val="8"/>
        </w:numPr>
        <w:rPr>
          <w:rFonts w:ascii="Aptos" w:hAnsi="Aptos"/>
        </w:rPr>
      </w:pPr>
      <w:r>
        <w:rPr>
          <w:rFonts w:ascii="Aptos" w:hAnsi="Aptos"/>
        </w:rPr>
        <w:t>State “eight global agricultural regions” explicitly: done in the abstract’s opening.</w:t>
      </w:r>
    </w:p>
    <w:p w14:paraId="6E2E0857" w14:textId="77777777" w:rsidR="00EE4E82" w:rsidRPr="0097218A" w:rsidRDefault="00000000">
      <w:pPr>
        <w:pStyle w:val="Compact"/>
        <w:numPr>
          <w:ilvl w:val="0"/>
          <w:numId w:val="8"/>
        </w:numPr>
        <w:rPr>
          <w:rFonts w:ascii="Aptos" w:hAnsi="Aptos"/>
        </w:rPr>
      </w:pPr>
      <w:r>
        <w:rPr>
          <w:rFonts w:ascii="Aptos" w:hAnsi="Aptos"/>
        </w:rPr>
        <w:t xml:space="preserve">Replace “~5 percentage points” with a range: replaced with </w:t>
      </w:r>
      <w:del w:id="9079" w:author="Matthew Wallenstein" w:date="2026-08-29T12:00:00Z">
        <w:r>
          <w:rPr>
            <w:rFonts w:ascii="Aptos" w:hAnsi="Aptos"/>
          </w:rPr>
          <w:delText xml:space="preserve">“2.6–4.6 </w:delText>
        </w:r>
      </w:del>
      <w:ins w:id="9080" w:author="Matthew Wallenstein" w:date="2026-08-29T12:00:00Z">
        <w:r>
          <w:rPr>
            <w:rFonts w:ascii="Aptos" w:hAnsi="Aptos"/>
          </w:rPr>
          <w:t xml:space="preserve">“0.3–1.0 </w:t>
        </w:r>
      </w:ins>
      <w:r>
        <w:rPr>
          <w:rFonts w:ascii="Aptos" w:hAnsi="Aptos"/>
        </w:rPr>
        <w:t xml:space="preserve">percentage </w:t>
      </w:r>
      <w:del w:id="9081" w:author="Matthew Wallenstein" w:date="2026-08-29T12:00:00Z">
        <w:r>
          <w:rPr>
            <w:rFonts w:ascii="Aptos" w:hAnsi="Aptos"/>
          </w:rPr>
          <w:delText xml:space="preserve">points.”</w:delText>
        </w:r>
      </w:del>
      <w:ins w:id="9082" w:author="Matthew Wallenstein" w:date="2026-08-29T12:00:00Z">
        <w:r>
          <w:rPr>
            <w:rFonts w:ascii="Aptos" w:hAnsi="Aptos"/>
          </w:rPr>
          <w:t xml:space="preserve">points” under the audited nitrogen and crop prices and the corrected market clearing.</w:t>
        </w:r>
      </w:ins>
    </w:p>
    <w:p w14:paraId="7702E1FF" w14:textId="77777777" w:rsidR="00EE4E82" w:rsidRPr="0097218A" w:rsidRDefault="00000000">
      <w:pPr>
        <w:pStyle w:val="Compact"/>
        <w:numPr>
          <w:ilvl w:val="0"/>
          <w:numId w:val="8"/>
        </w:numPr>
        <w:rPr>
          <w:rFonts w:ascii="Aptos" w:hAnsi="Aptos"/>
        </w:rPr>
      </w:pPr>
      <w:r>
        <w:rPr>
          <w:rFonts w:ascii="Aptos" w:hAnsi="Aptos"/>
        </w:rPr>
        <w:t>Make the “second risk” sentence explicit: revised to “Persistent disruptions trigger a reinforcing feedback: lower yields reduce residue return, depleting SOM and weakening future nitrogen supply.”</w:t>
      </w:r>
    </w:p>
    <w:p w14:paraId="44A4DF29" w14:textId="77777777" w:rsidR="00EE4E82" w:rsidRPr="0097218A" w:rsidRDefault="00000000">
      <w:pPr>
        <w:pStyle w:val="Compact"/>
        <w:numPr>
          <w:ilvl w:val="0"/>
          <w:numId w:val="8"/>
        </w:numPr>
        <w:rPr>
          <w:rFonts w:ascii="Aptos" w:hAnsi="Aptos"/>
        </w:rPr>
      </w:pPr>
      <w:r>
        <w:rPr>
          <w:rFonts w:ascii="Aptos" w:hAnsi="Aptos"/>
        </w:rPr>
        <w:t>End with an implications statement: added “These results suggest soil-health investment and fertilizer access should be evaluated jointly in food-security risk planning.”</w:t>
      </w:r>
    </w:p>
    <w:p w14:paraId="0411F48D" w14:textId="77777777" w:rsidR="00EE4E82" w:rsidRPr="0097218A" w:rsidRDefault="00000000">
      <w:pPr>
        <w:pStyle w:val="Heading3"/>
        <w:rPr>
          <w:rFonts w:ascii="Aptos" w:hAnsi="Aptos"/>
          <w:b w:val="0"/>
          <w:bCs w:val="0"/>
        </w:rPr>
      </w:pPr>
      <w:bookmarkStart w:id="15" w:name="introduction"/>
      <w:bookmarkEnd w:id="14"/>
      <w:r>
        <w:rPr>
          <w:rFonts w:ascii="Aptos" w:hAnsi="Aptos"/>
          <w:b w:val="0"/>
          <w:bCs w:val="0"/>
        </w:rPr>
        <w:lastRenderedPageBreak/>
        <w:t>Introduction</w:t>
      </w:r>
    </w:p>
    <w:p w14:paraId="3FDF71BB" w14:textId="17492EE6" w:rsidR="00EE4E82" w:rsidRPr="0097218A" w:rsidRDefault="00000000">
      <w:pPr>
        <w:pStyle w:val="Compact"/>
        <w:numPr>
          <w:ilvl w:val="0"/>
          <w:numId w:val="9"/>
        </w:numPr>
        <w:rPr>
          <w:rFonts w:ascii="Aptos" w:hAnsi="Aptos"/>
        </w:rPr>
      </w:pPr>
      <w:r>
        <w:rPr>
          <w:rFonts w:ascii="Aptos" w:hAnsi="Aptos"/>
        </w:rPr>
        <w:t xml:space="preserve">Add a manuscript-structure paragraph: </w:t>
      </w:r>
      <w:del w:id="9083" w:author="Matthew Wallenstein" w:date="2026-08-29T12:00:00Z">
        <w:r>
          <w:rPr>
            <w:rFonts w:ascii="Aptos" w:hAnsi="Aptos"/>
          </w:rPr>
          <w:delText xml:space="preserve">We drafted a structure paragraph: “The remainder </w:delText>
        </w:r>
      </w:del>
      <w:ins w:id="9084" w:author="Matthew Wallenstein" w:date="2026-08-29T12:00:00Z">
        <w:r>
          <w:rPr>
            <w:rFonts w:ascii="Aptos" w:hAnsi="Aptos"/>
          </w:rPr>
          <w:t xml:space="preserve">Added at the end </w:t>
        </w:r>
      </w:ins>
      <w:r>
        <w:rPr>
          <w:rFonts w:ascii="Aptos" w:hAnsi="Aptos"/>
        </w:rPr>
        <w:t xml:space="preserve">of the </w:t>
      </w:r>
      <w:del w:id="9085" w:author="Matthew Wallenstein" w:date="2026-08-29T12:00:00Z">
        <w:r>
          <w:rPr>
            <w:rFonts w:ascii="Aptos" w:hAnsi="Aptos"/>
          </w:rPr>
          <w:delText xml:space="preserve">paper is organized as follows. The Methods describe the coupled biophysical-economic model, its spatial scales and aggregation, and its regional parameterization. The Results present farm-level soil buffering, regional vulnerability to fertilizer shocks, and the erosion of the buffer under sustained disruption. The Discussion turns to policy implications and limitations.”, but prefer not to include it because it essentially describes the standard format of papers for this journal without adding much content in our opinion.</w:delText>
        </w:r>
      </w:del>
      <w:ins w:id="9086" w:author="Matthew Wallenstein" w:date="2026-08-29T12:00:00Z">
        <w:r>
          <w:rPr>
            <w:rFonts w:ascii="Aptos" w:hAnsi="Aptos"/>
          </w:rPr>
          <w:t xml:space="preserve">Introduction.</w:t>
        </w:r>
      </w:ins>
    </w:p>
    <w:p w14:paraId="7A1AE8B9" w14:textId="6D98EB85" w:rsidR="00EE4E82" w:rsidRPr="0097218A" w:rsidRDefault="00000000">
      <w:pPr>
        <w:pStyle w:val="Compact"/>
        <w:numPr>
          <w:ilvl w:val="0"/>
          <w:numId w:val="9"/>
        </w:numPr>
        <w:rPr>
          <w:rFonts w:ascii="Aptos" w:hAnsi="Aptos"/>
        </w:rPr>
      </w:pPr>
      <w:r>
        <w:rPr>
          <w:rFonts w:ascii="Aptos" w:hAnsi="Aptos"/>
        </w:rPr>
        <w:t>Explain why C is tracked, not N (line 45): the Methods states “C is the conserved currency in standard SOM models”; we now add the one-sentence rationale in the Introduction as well and rephrase per the reviewer’s wording note (below).</w:t>
      </w:r>
    </w:p>
    <w:p w14:paraId="755F0095" w14:textId="77777777" w:rsidR="00EE4E82" w:rsidRPr="0097218A" w:rsidRDefault="00000000">
      <w:pPr>
        <w:pStyle w:val="Compact"/>
        <w:numPr>
          <w:ilvl w:val="0"/>
          <w:numId w:val="9"/>
        </w:numPr>
        <w:rPr>
          <w:rFonts w:ascii="Aptos" w:hAnsi="Aptos"/>
        </w:rPr>
      </w:pPr>
      <w:r>
        <w:rPr>
          <w:rFonts w:ascii="Aptos" w:hAnsi="Aptos"/>
        </w:rPr>
        <w:t>Define “mineralization,” “partial-equilibrium,” “Mitscherlich function” on first use: brief definitions added at first mention.</w:t>
      </w:r>
    </w:p>
    <w:p w14:paraId="58A64C3D" w14:textId="77777777" w:rsidR="00EE4E82" w:rsidRPr="0097218A" w:rsidRDefault="00000000">
      <w:pPr>
        <w:pStyle w:val="Heading3"/>
        <w:rPr>
          <w:rFonts w:ascii="Aptos" w:hAnsi="Aptos"/>
          <w:b w:val="0"/>
          <w:bCs w:val="0"/>
        </w:rPr>
      </w:pPr>
      <w:bookmarkStart w:id="16" w:name="methods"/>
      <w:bookmarkEnd w:id="15"/>
      <w:r>
        <w:rPr>
          <w:rFonts w:ascii="Aptos" w:hAnsi="Aptos"/>
          <w:b w:val="0"/>
          <w:bCs w:val="0"/>
        </w:rPr>
        <w:t>Methods</w:t>
      </w:r>
    </w:p>
    <w:p w14:paraId="7EC7A097" w14:textId="77777777" w:rsidR="00EE4E82" w:rsidRPr="0097218A" w:rsidRDefault="00000000">
      <w:pPr>
        <w:pStyle w:val="Compact"/>
        <w:numPr>
          <w:ilvl w:val="0"/>
          <w:numId w:val="10"/>
        </w:numPr>
        <w:rPr>
          <w:rFonts w:ascii="Aptos" w:hAnsi="Aptos"/>
        </w:rPr>
      </w:pPr>
      <w:r>
        <w:rPr>
          <w:rFonts w:ascii="Aptos" w:hAnsi="Aptos"/>
        </w:rPr>
        <w:t>Simplified schematic equation in the main text with full derivation in SI: added a compact form of the two-sided water-stress function and the Mitscherlich yield equation to the main text; full derivations retained in the SI.</w:t>
      </w:r>
    </w:p>
    <w:p w14:paraId="4B68B84A" w14:textId="77777777" w:rsidR="00EE4E82" w:rsidRPr="0097218A" w:rsidRDefault="00000000">
      <w:pPr>
        <w:pStyle w:val="Compact"/>
        <w:numPr>
          <w:ilvl w:val="0"/>
          <w:numId w:val="10"/>
        </w:numPr>
        <w:rPr>
          <w:rFonts w:ascii="Aptos" w:hAnsi="Aptos"/>
        </w:rPr>
      </w:pPr>
      <w:commentRangeStart w:id="17"/>
      <w:r>
        <w:rPr>
          <w:rFonts w:ascii="Aptos" w:hAnsi="Aptos"/>
        </w:rPr>
        <w:t>Clarify how regional output-price changes (at mean SOC) apply to farms at different SOC</w:t>
      </w:r>
      <w:commentRangeEnd w:id="17"/>
      <w:r>
        <w:rPr>
          <w:rStyle w:val="CommentReference"/>
          <w:rFonts w:ascii="Aptos" w:hAnsi="Aptos"/>
          <w:sz w:val="24"/>
          <w:szCs w:val="24"/>
        </w:rPr>
        <w:commentReference w:id="17"/>
      </w:r>
      <w:r>
        <w:rPr>
          <w:rFonts w:ascii="Aptos" w:hAnsi="Aptos"/>
        </w:rPr>
        <w:t xml:space="preserve">; note competitive markets: the submitted Methods already includes the competitive-markets sentence; </w:t>
      </w:r>
      <w:r>
        <w:rPr>
          <w:rFonts w:ascii="Aptos" w:hAnsi="Aptos"/>
        </w:rPr>
        <w:t xml:space="preserve">we have tightened </w:t>
      </w:r>
      <w:del w:id="9087" w:author="Matthew Wallenstein" w:date="2026-08-29T12:00:00Z">
        <w:r>
          <w:rPr>
            <w:rFonts w:ascii="Aptos" w:hAnsi="Aptos"/>
          </w:rPr>
          <w:delText xml:space="preserve">it and </w:delText>
        </w:r>
      </w:del>
      <w:ins w:id="9088" w:author="Matthew Wallenstein" w:date="2026-08-29T12:00:00Z">
        <w:r>
          <w:rPr>
            <w:rFonts w:ascii="Aptos" w:hAnsi="Aptos"/>
          </w:rPr>
          <w:t xml:space="preserve">it, </w:t>
        </w:r>
      </w:ins>
      <w:r>
        <w:rPr>
          <w:rFonts w:ascii="Aptos" w:hAnsi="Aptos"/>
        </w:rPr>
        <w:t xml:space="preserve">moved it adjacent to the new aggregation subsection so the logic is </w:t>
      </w:r>
      <w:del w:id="9089" w:author="Matthew Wallenstein" w:date="2026-08-29T12:00:00Z">
        <w:r>
          <w:rPr>
            <w:rFonts w:ascii="Aptos" w:hAnsi="Aptos"/>
          </w:rPr>
          <w:delText xml:space="preserve">contiguous.</w:delText>
        </w:r>
      </w:del>
      <w:ins w:id="9090" w:author="Matthew Wallenstein" w:date="2026-08-29T12:00:00Z">
        <w:r>
          <w:rPr>
            <w:rFonts w:ascii="Aptos" w:hAnsi="Aptos"/>
          </w:rPr>
          <w:t xml:space="preserve">contiguous, and added an operational statement in Methods: “the coupled model is solved once per region at the regional mean SOC, producing the regional price and fertilizer paths; farm-level responses at each point of the within-region SOC distribution are then computed under those same paths, with farm-specific nitrogen dynamics.”</w:t>
        </w:r>
      </w:ins>
    </w:p>
    <w:p w14:paraId="0B72DD41" w14:textId="77777777" w:rsidR="00EE4E82" w:rsidRPr="0097218A" w:rsidRDefault="00000000">
      <w:pPr>
        <w:pStyle w:val="Compact"/>
        <w:numPr>
          <w:ilvl w:val="0"/>
          <w:numId w:val="10"/>
        </w:numPr>
        <w:rPr>
          <w:rFonts w:ascii="Aptos" w:hAnsi="Aptos"/>
        </w:rPr>
      </w:pPr>
      <w:r>
        <w:rPr>
          <w:rFonts w:ascii="Aptos" w:hAnsi="Aptos"/>
        </w:rPr>
        <w:t>Provide a table of regional ε_F,PF values: the regional fertilizer-demand elasticity ε_F,PF (−0.20 NA to −0.50 SSA) and food-demand elasticity are tabulated by region in Supplementary Table 1; the regional fertilizer and crop prices are given in the Supplementary Methods (Regional fertilizer and crop price values) and the land-response coefficient in the economic-model equations. The revised Methods point to these explicitly for reproducibility.</w:t>
      </w:r>
    </w:p>
    <w:p w14:paraId="509ECF71" w14:textId="77777777" w:rsidR="00EE4E82" w:rsidRPr="0097218A" w:rsidRDefault="00000000">
      <w:pPr>
        <w:pStyle w:val="Compact"/>
        <w:numPr>
          <w:ilvl w:val="0"/>
          <w:numId w:val="10"/>
        </w:numPr>
        <w:rPr>
          <w:rFonts w:ascii="Aptos" w:hAnsi="Aptos"/>
        </w:rPr>
      </w:pPr>
      <w:r>
        <w:rPr>
          <w:rFonts w:ascii="Aptos" w:hAnsi="Aptos"/>
        </w:rPr>
        <w:t>Describe the spin-up procedure: a two-sentence description added to the main Methods (iterative spin-up to dynamic steady state from SoilGrids mean SOC under constant current management), with the full protocol retained in the SI.</w:t>
      </w:r>
    </w:p>
    <w:p w14:paraId="7789112B" w14:textId="77777777" w:rsidR="00EE4E82" w:rsidRPr="0097218A" w:rsidRDefault="00000000">
      <w:pPr>
        <w:pStyle w:val="Heading3"/>
        <w:rPr>
          <w:rFonts w:ascii="Aptos" w:hAnsi="Aptos"/>
          <w:b w:val="0"/>
          <w:bCs w:val="0"/>
        </w:rPr>
      </w:pPr>
      <w:bookmarkStart w:id="18" w:name="results"/>
      <w:bookmarkEnd w:id="16"/>
      <w:r>
        <w:rPr>
          <w:rFonts w:ascii="Aptos" w:hAnsi="Aptos"/>
          <w:b w:val="0"/>
          <w:bCs w:val="0"/>
        </w:rPr>
        <w:t>Results</w:t>
      </w:r>
    </w:p>
    <w:p w14:paraId="606486C5" w14:textId="1E902F7A" w:rsidR="00EE4E82" w:rsidRPr="0097218A" w:rsidRDefault="00000000">
      <w:pPr>
        <w:pStyle w:val="Compact"/>
        <w:numPr>
          <w:ilvl w:val="0"/>
          <w:numId w:val="11"/>
        </w:numPr>
        <w:rPr>
          <w:rFonts w:ascii="Aptos" w:hAnsi="Aptos"/>
        </w:rPr>
      </w:pPr>
      <w:r>
        <w:rPr>
          <w:rFonts w:ascii="Aptos" w:hAnsi="Aptos"/>
        </w:rPr>
        <w:t>Move the East Asia plateau explanation to a dedicated paragraph: the submitted Results devote a dedicated paragraph to this (high baseline N places yields on the Mitscherlich plateau); we have kept it as its own paragraph and added a signpost sentence so it is not read as buried.</w:t>
      </w:r>
    </w:p>
    <w:p w14:paraId="0B931FD7" w14:textId="77777777" w:rsidR="00EE4E82" w:rsidRPr="0097218A" w:rsidRDefault="00000000">
      <w:pPr>
        <w:pStyle w:val="Compact"/>
        <w:numPr>
          <w:ilvl w:val="0"/>
          <w:numId w:val="11"/>
        </w:numPr>
        <w:rPr>
          <w:rFonts w:ascii="Aptos" w:hAnsi="Aptos"/>
        </w:rPr>
      </w:pPr>
      <w:r>
        <w:rPr>
          <w:rFonts w:ascii="Aptos" w:hAnsi="Aptos"/>
        </w:rPr>
        <w:t xml:space="preserve">Quantify the “value of supply-side recovery”: </w:t>
      </w:r>
      <w:r>
        <w:rPr>
          <w:rFonts w:ascii="Aptos" w:hAnsi="Aptos"/>
        </w:rPr>
        <w:t xml:space="preserve">the manuscript </w:t>
      </w:r>
      <w:ins w:id="9091" w:author="Matthew Wallenstein" w:date="2026-08-29T12:00:00Z">
        <w:r>
          <w:rPr>
            <w:rFonts w:ascii="Aptos" w:hAnsi="Aptos"/>
          </w:rPr>
          <w:t xml:space="preserve">now </w:t>
        </w:r>
      </w:ins>
      <w:r>
        <w:rPr>
          <w:rFonts w:ascii="Aptos" w:hAnsi="Aptos"/>
        </w:rPr>
        <w:t xml:space="preserve">states the SC1–SC2 contrast as </w:t>
      </w:r>
      <w:ins w:id="9092" w:author="Matthew Wallenstein" w:date="2026-08-29T12:00:00Z">
        <w:r>
          <w:rPr>
            <w:rFonts w:ascii="Aptos" w:hAnsi="Aptos"/>
          </w:rPr>
          <w:t xml:space="preserve">the two values rather than </w:t>
        </w:r>
      </w:ins>
      <w:r>
        <w:rPr>
          <w:rFonts w:ascii="Aptos" w:hAnsi="Aptos"/>
        </w:rPr>
        <w:t xml:space="preserve">a </w:t>
      </w:r>
      <w:del w:id="9093" w:author="Matthew Wallenstein" w:date="2026-08-29T12:00:00Z">
        <w:r>
          <w:rPr>
            <w:rFonts w:ascii="Aptos" w:hAnsi="Aptos"/>
          </w:rPr>
          <w:delText xml:space="preserve">ratio — </w:delText>
        </w:r>
      </w:del>
      <w:ins w:id="9094" w:author="Matthew Wallenstein" w:date="2026-08-29T12:00:00Z">
        <w:r>
          <w:rPr>
            <w:rFonts w:ascii="Aptos" w:hAnsi="Aptos"/>
          </w:rPr>
          <w:t xml:space="preserve">ratio: </w:t>
        </w:r>
      </w:ins>
      <w:r>
        <w:rPr>
          <w:rFonts w:ascii="Aptos" w:hAnsi="Aptos"/>
        </w:rPr>
        <w:t xml:space="preserve">a permanent physical constraint (SC1) </w:t>
      </w:r>
      <w:del w:id="9095" w:author="Matthew Wallenstein" w:date="2026-08-29T12:00:00Z">
        <w:r>
          <w:rPr>
            <w:rFonts w:ascii="Aptos" w:hAnsi="Aptos"/>
          </w:rPr>
          <w:delText xml:space="preserve">produces roughly twice the </w:delText>
        </w:r>
      </w:del>
      <w:ins w:id="9096" w:author="Matthew Wallenstein" w:date="2026-08-29T12:00:00Z">
        <w:r>
          <w:rPr>
            <w:rFonts w:ascii="Aptos" w:hAnsi="Aptos"/>
          </w:rPr>
          <w:t xml:space="preserve">leaves a 3.8% </w:t>
        </w:r>
      </w:ins>
      <w:r>
        <w:rPr>
          <w:rFonts w:ascii="Aptos" w:hAnsi="Aptos"/>
        </w:rPr>
        <w:t xml:space="preserve">year-30 </w:t>
      </w:r>
      <w:del w:id="9097" w:author="Matthew Wallenstein" w:date="2026-08-29T12:00:00Z">
        <w:r>
          <w:rPr>
            <w:rFonts w:ascii="Aptos" w:hAnsi="Aptos"/>
          </w:rPr>
          <w:delText xml:space="preserve">yield loss of </w:delText>
        </w:r>
      </w:del>
      <w:ins w:id="9098" w:author="Matthew Wallenstein" w:date="2026-08-29T12:00:00Z">
        <w:r>
          <w:rPr>
            <w:rFonts w:ascii="Aptos" w:hAnsi="Aptos"/>
          </w:rPr>
          <w:t xml:space="preserve">loss, while </w:t>
        </w:r>
      </w:ins>
      <w:r>
        <w:rPr>
          <w:rFonts w:ascii="Aptos" w:hAnsi="Aptos"/>
        </w:rPr>
        <w:t xml:space="preserve">one that resolves over 20 years </w:t>
      </w:r>
      <w:del w:id="9099" w:author="Matthew Wallenstein" w:date="2026-08-29T12:00:00Z">
        <w:r>
          <w:rPr>
            <w:rFonts w:ascii="Aptos" w:hAnsi="Aptos"/>
          </w:rPr>
          <w:delText xml:space="preserve">(SC2). We report it as </w:delText>
        </w:r>
      </w:del>
      <w:ins w:id="9100" w:author="Matthew Wallenstein" w:date="2026-08-29T12:00:00Z">
        <w:r>
          <w:rPr>
            <w:rFonts w:ascii="Aptos" w:hAnsi="Aptos"/>
          </w:rPr>
          <w:t xml:space="preserve">(SC2) essentially recovers (0.02%). A ratio is not meaningful against </w:t>
        </w:r>
      </w:ins>
      <w:r>
        <w:rPr>
          <w:rFonts w:ascii="Aptos" w:hAnsi="Aptos"/>
        </w:rPr>
        <w:t xml:space="preserve">a </w:t>
      </w:r>
      <w:del w:id="9101" w:author="Matthew Wallenstein" w:date="2026-08-29T12:00:00Z">
        <w:r>
          <w:rPr>
            <w:rFonts w:ascii="Aptos" w:hAnsi="Aptos"/>
          </w:rPr>
          <w:delText xml:space="preserve">ratio rather than a single percentage-point figure to keep it c</w:delText>
        </w:r>
      </w:del>
      <w:ins w:id="9102" w:author="Matthew Wallenstein" w:date="2026-08-29T12:00:00Z">
        <w:r>
          <w:rPr>
            <w:rFonts w:ascii="Aptos" w:hAnsi="Aptos"/>
          </w:rPr>
          <w:t xml:space="preserve">near-zero denominator, so we state the values; the underlying regional trajectories are in the deposited data.</w:t>
        </w:r>
      </w:ins>
      <w:del w:id="9001" w:author="Matthew Wallenstein" w:date="2026-08-29T12:00:00Z">
        <w:r>
          <w:rPr>
            <w:rFonts w:ascii="Aptos" w:hAnsi="Aptos"/>
          </w:rPr>
          <w:delText xml:space="preserve">onsistent with the </w:delText>
        </w:r>
      </w:del>
      <w:del w:id="9001" w:author="Matthew Wallenstein" w:date="2026-08-29T12:00:00Z">
        <w:r>
          <w:delText xml:space="preserve">manuscript’s weighting; the underlying regional trajectories are in the deposited data.</w:delText>
        </w:r>
      </w:del>
    </w:p>
    <w:p w14:paraId="263940A4" w14:textId="77777777" w:rsidR="00EE4E82" w:rsidRPr="0097218A" w:rsidRDefault="00000000">
      <w:pPr>
        <w:pStyle w:val="Heading3"/>
        <w:rPr>
          <w:rFonts w:ascii="Aptos" w:hAnsi="Aptos"/>
          <w:b w:val="0"/>
          <w:bCs w:val="0"/>
        </w:rPr>
      </w:pPr>
      <w:bookmarkStart w:id="19" w:name="discussion"/>
      <w:bookmarkEnd w:id="18"/>
      <w:r>
        <w:rPr>
          <w:rFonts w:ascii="Aptos" w:hAnsi="Aptos"/>
          <w:b w:val="0"/>
          <w:bCs w:val="0"/>
        </w:rPr>
        <w:t>Discussion</w:t>
      </w:r>
    </w:p>
    <w:p w14:paraId="7D719CA1" w14:textId="77777777" w:rsidR="00EE4E82" w:rsidRPr="0097218A" w:rsidRDefault="00000000">
      <w:pPr>
        <w:pStyle w:val="Compact"/>
        <w:numPr>
          <w:ilvl w:val="0"/>
          <w:numId w:val="12"/>
        </w:numPr>
        <w:rPr>
          <w:rFonts w:ascii="Aptos" w:hAnsi="Aptos"/>
        </w:rPr>
      </w:pPr>
      <w:r>
        <w:rPr>
          <w:rFonts w:ascii="Aptos" w:hAnsi="Aptos"/>
        </w:rPr>
        <w:t>Distinguish (a) SOM buffering, (b) NUE improvement, (c) complementarity with subheadings/structure: the in-season-capture paragraph is restructured to make the three points sequential and explicit.</w:t>
      </w:r>
    </w:p>
    <w:p w14:paraId="0A92D084" w14:textId="77777777" w:rsidR="00EE4E82" w:rsidRPr="0097218A" w:rsidRDefault="00000000">
      <w:pPr>
        <w:pStyle w:val="Compact"/>
        <w:numPr>
          <w:ilvl w:val="0"/>
          <w:numId w:val="12"/>
        </w:numPr>
        <w:rPr>
          <w:rFonts w:ascii="Aptos" w:hAnsi="Aptos"/>
        </w:rPr>
      </w:pPr>
      <w:r>
        <w:rPr>
          <w:rFonts w:ascii="Aptos" w:hAnsi="Aptos"/>
        </w:rPr>
        <w:t>Smallholder vs. commercial farms: the submitted Discussion already raises liquidity-constrained smallholders; we expand it to contrast smallholder (credit/liquidity constraints, thin margins) with commercial (margin-stability motive under input-price volatility) responses.</w:t>
      </w:r>
    </w:p>
    <w:p w14:paraId="3D560D61" w14:textId="77777777" w:rsidR="00EE4E82" w:rsidRPr="0097218A" w:rsidRDefault="00000000">
      <w:pPr>
        <w:pStyle w:val="Compact"/>
        <w:numPr>
          <w:ilvl w:val="0"/>
          <w:numId w:val="12"/>
        </w:numPr>
        <w:rPr>
          <w:rFonts w:ascii="Aptos" w:hAnsi="Aptos"/>
        </w:rPr>
      </w:pPr>
      <w:r>
        <w:rPr>
          <w:rFonts w:ascii="Aptos" w:hAnsi="Aptos"/>
        </w:rPr>
        <w:t xml:space="preserve">Reference specific elasticity sensitivity </w:t>
      </w:r>
      <w:del w:id="9103" w:author="Matthew Wallenstein" w:date="2026-08-29T12:00:00Z">
        <w:r>
          <w:rPr>
            <w:rFonts w:ascii="Aptos" w:hAnsi="Aptos"/>
          </w:rPr>
          <w:delText xml:space="preserve">(e.g., halving </w:delText>
        </w:r>
      </w:del>
      <w:ins w:id="9104" w:author="Matthew Wallenstein" w:date="2026-08-29T12:00:00Z">
        <w:r>
          <w:rPr>
            <w:rFonts w:ascii="Aptos" w:hAnsi="Aptos"/>
          </w:rPr>
          <w:t xml:space="preserve">(halving all fertilizer-demand elasticities </w:t>
        </w:r>
      </w:ins>
      <w:r>
        <w:rPr>
          <w:rFonts w:ascii="Aptos" w:hAnsi="Aptos"/>
        </w:rPr>
        <w:t xml:space="preserve">compresses </w:t>
      </w:r>
      <w:ins w:id="9105" w:author="Matthew Wallenstein" w:date="2026-08-29T12:00:00Z">
        <w:r>
          <w:rPr>
            <w:rFonts w:ascii="Aptos" w:hAnsi="Aptos"/>
          </w:rPr>
          <w:t xml:space="preserve">global </w:t>
        </w:r>
      </w:ins>
      <w:r>
        <w:rPr>
          <w:rFonts w:ascii="Aptos" w:hAnsi="Aptos"/>
        </w:rPr>
        <w:t xml:space="preserve">year-10 loss </w:t>
      </w:r>
      <w:del w:id="9106" w:author="Matthew Wallenstein" w:date="2026-08-29T12:00:00Z">
        <w:r>
          <w:rPr>
            <w:rFonts w:ascii="Aptos" w:hAnsi="Aptos"/>
          </w:rPr>
          <w:delText xml:space="preserve">~25%): </w:delText>
        </w:r>
      </w:del>
      <w:ins w:id="9107" w:author="Matthew Wallenstein" w:date="2026-08-29T12:00:00Z">
        <w:r>
          <w:rPr>
            <w:rFonts w:ascii="Aptos" w:hAnsi="Aptos"/>
          </w:rPr>
          <w:t xml:space="preserve">by ~50%): </w:t>
        </w:r>
      </w:ins>
      <w:r>
        <w:rPr>
          <w:rFonts w:ascii="Aptos" w:hAnsi="Aptos"/>
        </w:rPr>
        <w:t xml:space="preserve">added with the explicit cross-reference to the revised Supplementary Figure S8.</w:t>
      </w:r>
    </w:p>
    <w:p w14:paraId="294C0946" w14:textId="2C82C050" w:rsidR="00EE4E82" w:rsidRPr="0097218A" w:rsidRDefault="00000000">
      <w:pPr>
        <w:pStyle w:val="Compact"/>
        <w:numPr>
          <w:ilvl w:val="0"/>
          <w:numId w:val="12"/>
        </w:numPr>
        <w:rPr>
          <w:rFonts w:ascii="Aptos" w:hAnsi="Aptos"/>
        </w:rPr>
      </w:pPr>
      <w:r>
        <w:rPr>
          <w:rFonts w:ascii="Aptos" w:hAnsi="Aptos"/>
        </w:rPr>
        <w:t xml:space="preserve">Link to EU Soil Monitoring Law, African Fertilizer &amp; Soil Health Summit, USDA conservation programs: the discussion names all three; we expand each with the specific channel the reviewer asks for (resilience-based incentives under the EU law; regional soil-health-investment recommendations for the Summit; payment rates linked to modeled SOM benefits for USDA programs).</w:t>
      </w:r>
    </w:p>
    <w:p w14:paraId="650C7D65" w14:textId="2F8533F2" w:rsidR="00EE4E82" w:rsidRPr="0097218A" w:rsidRDefault="00000000">
      <w:pPr>
        <w:pStyle w:val="Compact"/>
        <w:numPr>
          <w:ilvl w:val="0"/>
          <w:numId w:val="12"/>
        </w:numPr>
        <w:rPr>
          <w:rFonts w:ascii="Aptos" w:hAnsi="Aptos"/>
        </w:rPr>
      </w:pPr>
      <w:r>
        <w:rPr>
          <w:rFonts w:ascii="Aptos" w:hAnsi="Aptos"/>
        </w:rPr>
        <w:t xml:space="preserve">SSA parameterization lacks tropical validation — add research priorities: We added the OFRA-based tropical crop-response validation and note the limitations of appropriate datasets in the text.</w:t>
      </w:r>
    </w:p>
    <w:p w14:paraId="2B338A06" w14:textId="77777777" w:rsidR="00EE4E82" w:rsidRPr="0097218A" w:rsidRDefault="00000000">
      <w:pPr>
        <w:pStyle w:val="Heading3"/>
        <w:rPr>
          <w:rFonts w:ascii="Aptos" w:hAnsi="Aptos"/>
          <w:b w:val="0"/>
          <w:bCs w:val="0"/>
        </w:rPr>
      </w:pPr>
      <w:bookmarkStart w:id="20" w:name="conclusion"/>
      <w:bookmarkEnd w:id="19"/>
      <w:r>
        <w:rPr>
          <w:rFonts w:ascii="Aptos" w:hAnsi="Aptos"/>
          <w:b w:val="0"/>
          <w:bCs w:val="0"/>
        </w:rPr>
        <w:t>Conclusion</w:t>
      </w:r>
    </w:p>
    <w:p w14:paraId="7342C518" w14:textId="77777777" w:rsidR="00EE4E82" w:rsidRPr="0097218A" w:rsidRDefault="00000000">
      <w:pPr>
        <w:pStyle w:val="Compact"/>
        <w:numPr>
          <w:ilvl w:val="0"/>
          <w:numId w:val="13"/>
        </w:numPr>
        <w:rPr>
          <w:rFonts w:ascii="Aptos" w:hAnsi="Aptos"/>
        </w:rPr>
      </w:pPr>
      <w:r>
        <w:rPr>
          <w:rFonts w:ascii="Aptos" w:hAnsi="Aptos"/>
        </w:rPr>
        <w:t>Add a priority-research-directions sentence: added (targeted empirical work in low-SOC, high-exposure regions with refined regional parameterization of the soil-N depletion feedback).</w:t>
      </w:r>
    </w:p>
    <w:p w14:paraId="63901D68" w14:textId="77777777" w:rsidR="00EE4E82" w:rsidRPr="0097218A" w:rsidRDefault="00000000">
      <w:pPr>
        <w:pStyle w:val="Compact"/>
        <w:numPr>
          <w:ilvl w:val="0"/>
          <w:numId w:val="13"/>
        </w:numPr>
        <w:rPr>
          <w:rFonts w:ascii="Aptos" w:hAnsi="Aptos"/>
        </w:rPr>
      </w:pPr>
      <w:r>
        <w:rPr>
          <w:rFonts w:ascii="Aptos" w:hAnsi="Aptos"/>
        </w:rPr>
        <w:t>No new data/interpretation in the Conclusion: checked and confirmed; any figures/numbers appearing there also appear in Results or Discussion.</w:t>
      </w:r>
    </w:p>
    <w:p w14:paraId="2AC50A01" w14:textId="77777777" w:rsidR="00EE4E82" w:rsidRPr="0097218A" w:rsidRDefault="00000000">
      <w:pPr>
        <w:pStyle w:val="Heading3"/>
        <w:rPr>
          <w:rFonts w:ascii="Aptos" w:hAnsi="Aptos"/>
          <w:b w:val="0"/>
          <w:bCs w:val="0"/>
        </w:rPr>
      </w:pPr>
      <w:bookmarkStart w:id="21" w:name="language-formatting-proofreading"/>
      <w:bookmarkEnd w:id="20"/>
      <w:r>
        <w:rPr>
          <w:rFonts w:ascii="Aptos" w:hAnsi="Aptos"/>
          <w:b w:val="0"/>
          <w:bCs w:val="0"/>
        </w:rPr>
        <w:t>Language, formatting, proofreading</w:t>
      </w:r>
    </w:p>
    <w:p w14:paraId="641D9F6E" w14:textId="77777777" w:rsidR="00EE4E82" w:rsidRPr="0097218A" w:rsidRDefault="00000000">
      <w:pPr>
        <w:pStyle w:val="Compact"/>
        <w:numPr>
          <w:ilvl w:val="0"/>
          <w:numId w:val="14"/>
        </w:numPr>
        <w:rPr>
          <w:rFonts w:ascii="Aptos" w:hAnsi="Aptos"/>
        </w:rPr>
      </w:pPr>
      <w:r>
        <w:rPr>
          <w:rFonts w:ascii="Aptos" w:hAnsi="Aptos"/>
        </w:rPr>
        <w:t>Abstract “their effects depend partly on how much nitrogen soils can supply” → “the extent to which soils can supply nitrogen.”</w:t>
      </w:r>
    </w:p>
    <w:p w14:paraId="5F7A1B59" w14:textId="77777777" w:rsidR="00EE4E82" w:rsidRPr="0097218A" w:rsidRDefault="00000000">
      <w:pPr>
        <w:pStyle w:val="Compact"/>
        <w:numPr>
          <w:ilvl w:val="0"/>
          <w:numId w:val="14"/>
        </w:numPr>
        <w:rPr>
          <w:rFonts w:ascii="Aptos" w:hAnsi="Aptos"/>
        </w:rPr>
      </w:pPr>
      <w:r>
        <w:rPr>
          <w:rFonts w:ascii="Aptos" w:hAnsi="Aptos"/>
        </w:rPr>
        <w:t>Introduction “we use SOC as the observable stock proxy” → “we use SOC as a proxy for the observable stock.”</w:t>
      </w:r>
    </w:p>
    <w:p w14:paraId="184E6F1E" w14:textId="489EFBE5" w:rsidR="00EE4E82" w:rsidRPr="0097218A" w:rsidRDefault="003300FC">
      <w:pPr>
        <w:rPr>
          <w:rFonts w:ascii="Aptos" w:hAnsi="Aptos"/>
        </w:rPr>
      </w:pPr>
      <w:r>
        <w:rPr>
          <w:noProof/>
        </w:rPr>
        <mc:AlternateContent>
          <mc:Choice Requires="wps">
            <w:drawing>
              <wp:inline distT="0" distB="0" distL="0" distR="0" wp14:anchorId="7FEF8E2A" wp14:editId="69C1BDE5">
                <wp:extent cx="5943600" cy="13970"/>
                <wp:effectExtent l="9525" t="5080" r="9525" b="9525"/>
                <wp:docPr id="430424485" name="Horizontal Lin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28D36AE" id="Horizontal Line 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Bga0KQIAAD8EAAAOAAAAZHJzL2Uyb0RvYy54bWysU8Fu2zAMvQ/YPwi6L07SpG2MOEWRtsOA bivW7AMUWbaFSaJGKXGyry+lpGm23Yb5YJAi9fT4SM5vdtawrcKgwVV8NBhyppyEWru24t9XDx+u OQtRuFoYcKriexX4zeL9u3nvSzWGDkytkBGIC2XvK97F6MuiCLJTVoQBeOUo2ABaEcnFtqhR9IRu TTEeDi+LHrD2CFKFQKd3hyBfZPymUTJ+bZqgIjMVJ24x/zH/1+lfLOaibFH4TssjDfEPLKzQjh49 Qd2JKNgG9V9QVkuEAE0cSLAFNI2WKtdA1YyGf1Tz3Amvci0kTvAnmcL/g5Vfts/+CRP14B9B/gjM wTcgnUacrGUnXKtugychj0f3tY5PoF0kFuc5iNB3StS/H+cSVntPrc/JK7WLCSG5pH3R+1CeOCQn EBu27j9DTVfEJkKWddegTRxJMLbL3dufukeITNLhdDa5uBxSkyXFRhezq9zdQpSvlz2G+FGBZcmo OFJNGVxsH0NMZET5mpLecvCgjckDYhzrKz6bjqf5QgCj6xTMsmG7XhpkW5FGLH+5MhL0PM3qSINu tK349SlJlEmxe1fnV6LQ5mATE+OO6iRB0jiHcg31nsTB1B0qk7aOjA7wF2c9TXDFw8+NQMWZ+eSo C7PRZJJGPjuT6dWYHDyPrM8jwkmCqnjk7GAu42FNNh512+WGHVS5paY0Ogv2xupIlqY063jcqLQG 537Oetv7xQsAAAD//wMAUEsDBBQABgAIAAAAIQBQHq332QAAAAMBAAAPAAAAZHJzL2Rvd25yZXYu eG1sTI/BTsMwEETvSP0Ha5G4UYcgqhLiVCmi10q0lYCbGy921HgdxW4T/p6FC1xGGs1q5m25mnwn LjjENpCCu3kGAqkJpiWr4LDf3C5BxKTJ6C4QKvjCCKtqdlXqwoSRXvGyS1ZwCcVCK3Ap9YWUsXHo dZyHHomzzzB4ndgOVppBj1zuO5ln2UJ63RIvON3js8PmtDt7BS/9x7Z+sFHWb8m9n8J63LitVerm eqqfQCSc0t8x/OAzOlTMdAxnMlF0CviR9KucPd4v2B4V5DnIqpT/2atvAAAA//8DAFBLAQItABQA BgAIAAAAIQC2gziS/gAAAOEBAAATAAAAAAAAAAAAAAAAAAAAAABbQ29udGVudF9UeXBlc10ueG1s UEsBAi0AFAAGAAgAAAAhADj9If/WAAAAlAEAAAsAAAAAAAAAAAAAAAAALwEAAF9yZWxzLy5yZWxz UEsBAi0AFAAGAAgAAAAhAHYGBrQpAgAAPwQAAA4AAAAAAAAAAAAAAAAALgIAAGRycy9lMm9Eb2Mu eG1sUEsBAi0AFAAGAAgAAAAhAFAerffZAAAAAwEAAA8AAAAAAAAAAAAAAAAAgwQAAGRycy9kb3du cmV2LnhtbFBLBQYAAAAABAAEAPMAAACJBQAAAAA= " filled="f">
                <o:lock v:ext="edit" rotation="t" aspectratio="t" verticies="t" text="t" shapetype="t"/>
                <w10:anchorlock/>
              </v:rect>
            </w:pict>
          </mc:Fallback>
        </mc:AlternateContent>
      </w:r>
    </w:p>
    <w:p w14:paraId="14098680" w14:textId="24269E8A" w:rsidR="00EE4E82" w:rsidRPr="0097218A" w:rsidRDefault="00000000">
      <w:pPr>
        <w:pStyle w:val="Heading2"/>
        <w:rPr>
          <w:rFonts w:ascii="Aptos" w:hAnsi="Aptos"/>
          <w:b w:val="0"/>
          <w:bCs w:val="0"/>
        </w:rPr>
      </w:pPr>
      <w:bookmarkStart w:id="22" w:name="X4a9e0c156fb6a4aaf900a3d41e867be1758d5b8"/>
      <w:bookmarkEnd w:id="13"/>
      <w:bookmarkEnd w:id="21"/>
      <w:r>
        <w:rPr>
          <w:rFonts w:ascii="Aptos" w:hAnsi="Aptos"/>
          <w:b w:val="0"/>
          <w:bCs w:val="0"/>
        </w:rPr>
        <w:t xml:space="preserve">Analysis and figure tasks in this revision </w:t>
      </w:r>
    </w:p>
    <w:p w14:paraId="4C79A39B" w14:textId="79C55223" w:rsidR="00EE4E82" w:rsidRPr="0097218A" w:rsidRDefault="00000000">
      <w:pPr>
        <w:pStyle w:val="FirstParagraph"/>
        <w:rPr>
          <w:rFonts w:ascii="Aptos" w:hAnsi="Aptos"/>
        </w:rPr>
      </w:pPr>
      <w:del w:id="9108" w:author="Matthew Wallenstein" w:date="2026-08-29T12:00:00Z">
        <w:r>
          <w:rPr>
            <w:rFonts w:ascii="Aptos" w:hAnsi="Aptos"/>
          </w:rPr>
          <w:delText xml:space="preserve">Four </w:delText>
        </w:r>
      </w:del>
      <w:ins w:id="9109" w:author="Matthew Wallenstein" w:date="2026-08-29T12:00:00Z">
        <w:r>
          <w:rPr>
            <w:rFonts w:ascii="Aptos" w:hAnsi="Aptos"/>
          </w:rPr>
          <w:t xml:space="preserve">Five </w:t>
        </w:r>
      </w:ins>
      <w:r>
        <w:rPr>
          <w:rFonts w:ascii="Aptos" w:hAnsi="Aptos"/>
        </w:rPr>
        <w:t xml:space="preserve">items in this revision in addition to textual modifications and additions:</w:t>
      </w:r>
    </w:p>
    <w:p w14:paraId="7186599B" w14:textId="39A9D9DB" w:rsidR="00EE4E82" w:rsidRPr="0097218A" w:rsidRDefault="00000000">
      <w:pPr>
        <w:pStyle w:val="Compact"/>
        <w:numPr>
          <w:ilvl w:val="0"/>
          <w:numId w:val="15"/>
        </w:numPr>
        <w:rPr>
          <w:rFonts w:ascii="Aptos" w:hAnsi="Aptos"/>
        </w:rPr>
      </w:pPr>
      <w:r>
        <w:rPr>
          <w:rFonts w:ascii="Aptos" w:hAnsi="Aptos"/>
        </w:rPr>
        <w:t xml:space="preserve">Tropical crop-response validation. The modeled SSA fertilizer-response was checked against the OFRA on-farm database (364 maize–nitrogen response functions); the modeled response is consistent with and conservative relative to the </w:t>
        <w:lastRenderedPageBreak/>
        <w:t>observed envelope (new SI figure). This closes R2(iii) and R2’s SSA-validation concern.</w:t>
      </w:r>
    </w:p>
    <w:p w14:paraId="4A288984" w14:textId="72652DC9" w:rsidR="00EE4E82" w:rsidRPr="0097218A" w:rsidRDefault="00000000">
      <w:pPr>
        <w:pStyle w:val="Compact"/>
        <w:numPr>
          <w:ilvl w:val="0"/>
          <w:numId w:val="15"/>
        </w:numPr>
        <w:rPr>
          <w:rFonts w:ascii="Aptos" w:hAnsi="Aptos"/>
        </w:rPr>
      </w:pPr>
      <w:r>
        <w:rPr>
          <w:rFonts w:ascii="Aptos" w:hAnsi="Aptos"/>
        </w:rPr>
        <w:t xml:space="preserve">Climate/soil-water provenance. The monthly climate inputs were re-derived from the ERA5 reanalysis (2001–2020 normals, Hargreaves PET) and the model re-run; </w:t>
      </w:r>
      <w:r>
        <w:rPr>
          <w:rFonts w:ascii="Aptos" w:hAnsi="Aptos"/>
        </w:rPr>
        <w:t xml:space="preserve">headline results are unchanged (max Δ </w:t>
      </w:r>
      <w:del w:id="9110" w:author="Matthew Wallenstein" w:date="2026-08-29T12:00:00Z">
        <w:r>
          <w:rPr>
            <w:rFonts w:ascii="Aptos" w:hAnsi="Aptos"/>
          </w:rPr>
          <w:delText xml:space="preserve">0.54 </w:delText>
        </w:r>
      </w:del>
      <w:ins w:id="9111" w:author="Matthew Wallenstein" w:date="2026-08-29T12:00:00Z">
        <w:r>
          <w:rPr>
            <w:rFonts w:ascii="Aptos" w:hAnsi="Aptos"/>
          </w:rPr>
          <w:t xml:space="preserve">0.62 </w:t>
        </w:r>
      </w:ins>
      <w:r>
        <w:rPr>
          <w:rFonts w:ascii="Aptos" w:hAnsi="Aptos"/>
        </w:rPr>
        <w:t xml:space="preserve">pp; Spearman ρ = 0.98)</w:t>
      </w:r>
      <w:r>
        <w:rPr>
          <w:rFonts w:ascii="Aptos" w:hAnsi="Aptos"/>
        </w:rPr>
        <w:t xml:space="preserve">, with the ERA5 inputs now used directly in the Methods and the full old-versus-new comparison retained in the reproducibility archive as provenance.</w:t>
      </w:r>
    </w:p>
    <w:p w14:paraId="103070B0" w14:textId="5642FB98" w:rsidR="00EE4E82" w:rsidRPr="0097218A" w:rsidRDefault="00000000">
      <w:pPr>
        <w:pStyle w:val="Compact"/>
        <w:numPr>
          <w:ilvl w:val="0"/>
          <w:numId w:val="15"/>
        </w:numPr>
        <w:rPr>
          <w:rFonts w:ascii="Aptos" w:hAnsi="Aptos"/>
        </w:rPr>
      </w:pPr>
      <w:r>
        <w:rPr>
          <w:rFonts w:ascii="Aptos" w:hAnsi="Aptos"/>
        </w:rPr>
        <w:t>Figure S1 redraw. The model schematic was rebuilt with a single explicit water-stress path and no decorative connectors.</w:t>
      </w:r>
    </w:p>
    <w:p w14:paraId="2D5FBA59" w14:textId="6988F5EC" w:rsidR="00EE4E82" w:rsidRPr="0097218A" w:rsidRDefault="00000000">
      <w:pPr>
        <w:pStyle w:val="Compact"/>
        <w:numPr>
          <w:ilvl w:val="0"/>
          <w:numId w:val="15"/>
        </w:numPr>
        <w:rPr>
          <w:rFonts w:ascii="Aptos" w:hAnsi="Aptos"/>
        </w:rPr>
      </w:pPr>
      <w:r>
        <w:rPr>
          <w:rFonts w:ascii="Aptos" w:hAnsi="Aptos"/>
        </w:rPr>
        <w:t xml:space="preserve">Figure S6 correction. The buffer-ratio panel annotation </w:t>
      </w:r>
      <w:del w:id="9112" w:author="Matthew Wallenstein" w:date="2026-08-29T12:00:00Z">
        <w:r>
          <w:rPr>
            <w:rFonts w:ascii="Aptos" w:hAnsi="Aptos"/>
          </w:rPr>
          <w:delText xml:space="preserve">was corrected to </w:delText>
        </w:r>
      </w:del>
      <w:ins w:id="9113" w:author="Matthew Wallenstein" w:date="2026-08-29T12:00:00Z">
        <w:r>
          <w:rPr>
            <w:rFonts w:ascii="Aptos" w:hAnsi="Aptos"/>
          </w:rPr>
          <w:t xml:space="preserve">reads </w:t>
        </w:r>
      </w:ins>
      <w:r>
        <w:rPr>
          <w:rFonts w:ascii="Aptos" w:hAnsi="Aptos"/>
        </w:rPr>
        <w:t xml:space="preserve">Spearman ρ = </w:t>
      </w:r>
      <w:del w:id="9114" w:author="Matthew Wallenstein" w:date="2026-08-29T12:00:00Z">
        <w:r>
          <w:rPr>
            <w:rFonts w:ascii="Aptos" w:hAnsi="Aptos"/>
          </w:rPr>
          <w:delText xml:space="preserve">+0.07 </w:delText>
        </w:r>
      </w:del>
      <w:ins w:id="9115" w:author="Matthew Wallenstein" w:date="2026-08-29T12:00:00Z">
        <w:r>
          <w:rPr>
            <w:rFonts w:ascii="Aptos" w:hAnsi="Aptos"/>
          </w:rPr>
          <w:t xml:space="preserve">+0.19 </w:t>
        </w:r>
      </w:ins>
      <w:r>
        <w:rPr>
          <w:rFonts w:ascii="Aptos" w:hAnsi="Aptos"/>
        </w:rPr>
        <w:t xml:space="preserve">(Pearson R² = </w:t>
      </w:r>
      <w:del w:id="9116" w:author="Matthew Wallenstein" w:date="2026-08-29T12:00:00Z">
        <w:r>
          <w:rPr>
            <w:rFonts w:ascii="Aptos" w:hAnsi="Aptos"/>
          </w:rPr>
          <w:delText xml:space="preserve">0.03), </w:delText>
        </w:r>
      </w:del>
      <w:ins w:id="9117" w:author="Matthew Wallenstein" w:date="2026-08-29T12:00:00Z">
        <w:r>
          <w:rPr>
            <w:rFonts w:ascii="Aptos" w:hAnsi="Aptos"/>
          </w:rPr>
          <w:t xml:space="preserve">0.10) in the final regenerated figure, </w:t>
        </w:r>
      </w:ins>
      <w:r>
        <w:rPr>
          <w:rFonts w:ascii="Aptos" w:hAnsi="Aptos"/>
        </w:rPr>
        <w:t xml:space="preserve">consistent with the revised SI </w:t>
      </w:r>
      <w:ins w:id="9118" w:author="Matthew Wallenstein" w:date="2026-08-29T12:00:00Z">
        <w:r>
          <w:rPr>
            <w:rFonts w:ascii="Aptos" w:hAnsi="Aptos"/>
          </w:rPr>
          <w:t xml:space="preserve">text </w:t>
        </w:r>
      </w:ins>
      <w:r>
        <w:rPr>
          <w:rFonts w:ascii="Aptos" w:hAnsi="Aptos"/>
        </w:rPr>
        <w:t xml:space="preserve">and </w:t>
      </w:r>
      <w:ins w:id="9119" w:author="Matthew Wallenstein" w:date="2026-08-29T12:00:00Z">
        <w:r>
          <w:rPr>
            <w:rFonts w:ascii="Aptos" w:hAnsi="Aptos"/>
          </w:rPr>
          <w:t xml:space="preserve">Supplementary </w:t>
        </w:r>
      </w:ins>
      <w:r>
        <w:rPr>
          <w:rFonts w:ascii="Aptos" w:hAnsi="Aptos"/>
        </w:rPr>
        <w:t xml:space="preserve">Table 3; </w:t>
      </w:r>
      <w:ins w:id="9120" w:author="Matthew Wallenstein" w:date="2026-08-29T12:00:00Z">
        <w:r>
          <w:rPr>
            <w:rFonts w:ascii="Aptos" w:hAnsi="Aptos"/>
          </w:rPr>
          <w:t xml:space="preserve">earlier drafts of </w:t>
        </w:r>
      </w:ins>
      <w:r>
        <w:rPr>
          <w:rFonts w:ascii="Aptos" w:hAnsi="Aptos"/>
        </w:rPr>
        <w:t xml:space="preserve">the </w:t>
      </w:r>
      <w:del w:id="9121" w:author="Matthew Wallenstein" w:date="2026-08-29T12:00:00Z">
        <w:r>
          <w:rPr>
            <w:rFonts w:ascii="Aptos" w:hAnsi="Aptos"/>
          </w:rPr>
          <w:delText xml:space="preserve">previous graphic showed a </w:delText>
        </w:r>
      </w:del>
      <w:ins w:id="9122" w:author="Matthew Wallenstein" w:date="2026-08-29T12:00:00Z">
        <w:r>
          <w:rPr>
            <w:rFonts w:ascii="Aptos" w:hAnsi="Aptos"/>
          </w:rPr>
          <w:t xml:space="preserve">figure and letter carried </w:t>
        </w:r>
      </w:ins>
      <w:r>
        <w:rPr>
          <w:rFonts w:ascii="Aptos" w:hAnsi="Aptos"/>
        </w:rPr>
        <w:t xml:space="preserve">mislabeled </w:t>
      </w:r>
      <w:del w:id="9123" w:author="Matthew Wallenstein" w:date="2026-08-29T12:00:00Z">
        <w:r>
          <w:rPr>
            <w:rFonts w:ascii="Aptos" w:hAnsi="Aptos"/>
          </w:rPr>
          <w:delText xml:space="preserve">value.</w:delText>
        </w:r>
      </w:del>
      <w:ins w:id="9124" w:author="Matthew Wallenstein" w:date="2026-08-29T12:00:00Z">
        <w:r>
          <w:rPr>
            <w:rFonts w:ascii="Aptos" w:hAnsi="Aptos"/>
          </w:rPr>
          <w:t xml:space="preserve">or stale values.</w:t>
        </w:r>
      </w:ins>
    </w:p>
    <w:p>
      <w:pPr>
        <w:rPr>
          <w:ins w:id="9003" w:author="Matthew Wallenstein" w:date="2026-08-29T12:00:00Z"/>
        </w:rPr>
      </w:pPr>
      <w:ins w:id="9004" w:author="Matthew Wallenstein" w:date="2026-08-29T12:00:00Z">
        <w:r>
          <w:t xml:space="preserve">Market-clearing consistency. In the course of this revision we identified, and removed, an internal inconsistency in the economic component: the food price was solved against a log-linear (Cobb–Douglas) approximation of the production response, while reported production came from the nonlinear biophysical model, so the price cleared a production change that differed from the reported one by up to 1.5 percentage points in year 1 (about 0.2 percentage points in the chronic phase). The market-clearing price is now solved directly against the biophysical production response by numerical root-finding at every timestep, so the reported yields and the production changes implicit in the food-price responses are the same quantity by construction (clearing residual below 10⁻⁸ at every step). Adopting the consistent clearing left all yield trajectories unchanged to reported precision (largest movement 0.05 percentage points) and raised year-10 food-price responses by roughly 1–2 percentage points in most regions. Final verification also caught a configuration error in which the soil-N depletion elasticity documented in the SI </w:t>
        </w:r>
        <w:del w:id="9125" w:author="Matthew Wallenstein" w:date="2026-08-29T12:00:00Z">
          <w:r>
            <w:delText xml:space="preserve">(ε_F,N </w:delText>
          </w:r>
        </w:del>
        <w:ins w:id="9126" w:author="Matthew Wallenstein" w:date="2026-08-29T12:00:00Z">
          <w:r>
            <w:t xml:space="preserve">(εF,N </w:t>
          </w:r>
        </w:ins>
        <w:r>
          <w:t xml:space="preserve">= </w:t>
        </w:r>
        <w:del w:id="9127" w:author="Matthew Wallenstein" w:date="2026-08-29T12:00:00Z">
          <w:r>
            <w:delText xml:space="preserve">−0.50, </w:delText>
          </w:r>
        </w:del>
        <w:ins w:id="9128" w:author="Matthew Wallenstein" w:date="2026-08-29T12:00:00Z">
          <w:r>
            <w:t xml:space="preserve">−0.50; </w:t>
          </w:r>
        </w:ins>
        <w:r>
          <w:t xml:space="preserve">active in S3, </w:t>
        </w:r>
        <w:del w:id="9129" w:author="Matthew Wallenstein" w:date="2026-08-29T12:00:00Z">
          <w:r>
            <w:delText xml:space="preserve">SC1 </w:delText>
          </w:r>
        </w:del>
        <w:ins w:id="9130" w:author="Matthew Wallenstein" w:date="2026-08-29T12:00:00Z">
          <w:r>
            <w:t xml:space="preserve">SC1, </w:t>
          </w:r>
        </w:ins>
        <w:r>
          <w:t xml:space="preserve">and SC2)</w:t>
        </w:r>
        <w:r>
          <w:t xml:space="preserve"> was set to zero in the code; the documented value is restored, and with it global year-10 loss is 3.0% and the one-year-pulse year-5 residual is 0.01%. The joint-prior Monte Carlo ensemble was regenerated under the corrected clearing and audited prices. All affected figures in the manuscript and SI have been updated accordingly.</w:t>
        </w:r>
      </w:ins>
    </w:p>
    <w:p w14:paraId="68183054" w14:textId="5DE0FF2E" w:rsidR="00EE4E82" w:rsidRPr="0097218A" w:rsidRDefault="00000000" w:rsidP="0097218A">
      <w:pPr>
        <w:pStyle w:val="FirstParagraph"/>
        <w:rPr>
          <w:rFonts w:ascii="Aptos" w:hAnsi="Aptos"/>
        </w:rPr>
      </w:pPr>
      <w:r>
        <w:rPr>
          <w:rFonts w:ascii="Aptos" w:hAnsi="Aptos"/>
        </w:rPr>
        <w:t xml:space="preserve">We also trimmed the Supplementary Information of passages now stated in the main-text Methods (for example the farm-definition text), so that relocating the fundamentals into the main text reduces rather than duplicates length, directly addressing Referee 2’s point (v). Together with the structural relocation of the model fundamentals into the main text, we hope that these changes fully address the reviewers’ concerns while preserving the paper’s central, positively-received contribution.</w:t>
      </w:r>
      <w:bookmarkEnd w:id="0"/>
      <w:bookmarkEnd w:id="22"/>
    </w:p>
    <w:sectPr w:rsidR="00EE4E82" w:rsidRPr="0097218A">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nning, Dale" w:date="2026-08-28T16:20:00Z" w:initials="DM">
    <w:p w14:paraId="6BD28567" w14:textId="77777777" w:rsidR="0045706E" w:rsidRDefault="0045706E" w:rsidP="0045706E">
      <w:pPr>
        <w:pStyle w:val="CommentText"/>
      </w:pPr>
      <w:r>
        <w:rPr>
          <w:rStyle w:val="CommentReference"/>
        </w:rPr>
        <w:annotationRef/>
      </w:r>
      <w:r>
        <w:t>Should we talk through how the error in the change in yield leads to the error in price response?</w:t>
      </w:r>
    </w:p>
  </w:comment>
  <w:comment w:id="5" w:author="Manning, Dale" w:date="2026-08-28T16:30:00Z" w:initials="DM">
    <w:p w14:paraId="0DF2A650" w14:textId="77777777" w:rsidR="00D608FA" w:rsidRDefault="00D608FA" w:rsidP="00D608FA">
      <w:pPr>
        <w:pStyle w:val="CommentText"/>
      </w:pPr>
      <w:r>
        <w:rPr>
          <w:rStyle w:val="CommentReference"/>
        </w:rPr>
        <w:annotationRef/>
      </w:r>
      <w:r>
        <w:t>I didn’t see this.</w:t>
      </w:r>
    </w:p>
  </w:comment>
  <w:comment w:id="7" w:author="Manning, Dale" w:date="2026-08-28T16:24:00Z" w:initials="DM">
    <w:p w14:paraId="56959849" w14:textId="77777777" w:rsidR="0045706E" w:rsidRDefault="0045706E" w:rsidP="0045706E">
      <w:pPr>
        <w:pStyle w:val="CommentText"/>
      </w:pPr>
      <w:r>
        <w:rPr>
          <w:rStyle w:val="CommentReference"/>
        </w:rPr>
        <w:annotationRef/>
      </w:r>
      <w:r>
        <w:t>Why about 2020?</w:t>
      </w:r>
    </w:p>
  </w:comment>
  <w:comment w:id="17" w:author="Manning, Dale" w:date="2026-08-28T16:32:00Z" w:initials="DM">
    <w:p w14:paraId="73C4C7AC" w14:textId="77777777" w:rsidR="00D608FA" w:rsidRDefault="00D608FA" w:rsidP="00D608FA">
      <w:pPr>
        <w:pStyle w:val="CommentText"/>
      </w:pPr>
      <w:r>
        <w:rPr>
          <w:rStyle w:val="CommentReference"/>
        </w:rPr>
        <w:annotationRef/>
      </w:r>
      <w:r>
        <w:t>We could more clearly state how this is clarified in the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D28567" w15:done="0"/>
  <w15:commentEx w15:paraId="0DF2A650" w15:done="0"/>
  <w15:commentEx w15:paraId="56959849" w15:done="0"/>
  <w15:commentEx w15:paraId="73C4C7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4BDE4F" w16cex:dateUtc="2026-08-28T20:20:00Z"/>
  <w16cex:commentExtensible w16cex:durableId="24B15465" w16cex:dateUtc="2026-08-28T20:30:00Z"/>
  <w16cex:commentExtensible w16cex:durableId="5F8CB75E" w16cex:dateUtc="2026-08-28T20:24:00Z"/>
  <w16cex:commentExtensible w16cex:durableId="5E217173" w16cex:dateUtc="2026-08-28T2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D28567" w16cid:durableId="194BDE4F"/>
  <w16cid:commentId w16cid:paraId="0DF2A650" w16cid:durableId="24B15465"/>
  <w16cid:commentId w16cid:paraId="56959849" w16cid:durableId="5F8CB75E"/>
  <w16cid:commentId w16cid:paraId="73C4C7AC" w16cid:durableId="5E2171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BC1DE" w14:textId="77777777" w:rsidR="00D80181" w:rsidRDefault="00D80181">
      <w:pPr>
        <w:spacing w:after="0"/>
      </w:pPr>
      <w:r>
        <w:separator/>
      </w:r>
    </w:p>
  </w:endnote>
  <w:endnote w:type="continuationSeparator" w:id="0">
    <w:p w14:paraId="33090142" w14:textId="77777777" w:rsidR="00D80181" w:rsidRDefault="00D801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717E5" w14:textId="77777777" w:rsidR="00D80181" w:rsidRDefault="00D80181">
      <w:r>
        <w:separator/>
      </w:r>
    </w:p>
  </w:footnote>
  <w:footnote w:type="continuationSeparator" w:id="0">
    <w:p w14:paraId="30E6C02B" w14:textId="77777777" w:rsidR="00D80181" w:rsidRDefault="00D801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E497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162904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4DE07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27232762">
    <w:abstractNumId w:val="0"/>
  </w:num>
  <w:num w:numId="2" w16cid:durableId="1781610234">
    <w:abstractNumId w:val="1"/>
  </w:num>
  <w:num w:numId="3" w16cid:durableId="370036365">
    <w:abstractNumId w:val="1"/>
  </w:num>
  <w:num w:numId="4" w16cid:durableId="121578608">
    <w:abstractNumId w:val="1"/>
  </w:num>
  <w:num w:numId="5" w16cid:durableId="913856121">
    <w:abstractNumId w:val="1"/>
  </w:num>
  <w:num w:numId="6" w16cid:durableId="14699788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8617136">
    <w:abstractNumId w:val="1"/>
  </w:num>
  <w:num w:numId="8" w16cid:durableId="1585728086">
    <w:abstractNumId w:val="1"/>
  </w:num>
  <w:num w:numId="9" w16cid:durableId="739256388">
    <w:abstractNumId w:val="1"/>
  </w:num>
  <w:num w:numId="10" w16cid:durableId="2049641502">
    <w:abstractNumId w:val="1"/>
  </w:num>
  <w:num w:numId="11" w16cid:durableId="667245703">
    <w:abstractNumId w:val="1"/>
  </w:num>
  <w:num w:numId="12" w16cid:durableId="1258709904">
    <w:abstractNumId w:val="1"/>
  </w:num>
  <w:num w:numId="13" w16cid:durableId="89085953">
    <w:abstractNumId w:val="1"/>
  </w:num>
  <w:num w:numId="14" w16cid:durableId="312834552">
    <w:abstractNumId w:val="1"/>
  </w:num>
  <w:num w:numId="15" w16cid:durableId="131413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nning, Dale">
    <w15:presenceInfo w15:providerId="AD" w15:userId="S::dmanni16@utk.edu::06ea6679-e8cf-42db-8220-b24e5250c2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E82"/>
    <w:rsid w:val="000F43D1"/>
    <w:rsid w:val="00116981"/>
    <w:rsid w:val="001B0956"/>
    <w:rsid w:val="003300FC"/>
    <w:rsid w:val="00376159"/>
    <w:rsid w:val="0045706E"/>
    <w:rsid w:val="004818A8"/>
    <w:rsid w:val="006B6BD4"/>
    <w:rsid w:val="007E31AE"/>
    <w:rsid w:val="00833C44"/>
    <w:rsid w:val="00964205"/>
    <w:rsid w:val="0097218A"/>
    <w:rsid w:val="00A06751"/>
    <w:rsid w:val="00A57849"/>
    <w:rsid w:val="00C46905"/>
    <w:rsid w:val="00D278C1"/>
    <w:rsid w:val="00D608FA"/>
    <w:rsid w:val="00D80181"/>
    <w:rsid w:val="00E76AB1"/>
    <w:rsid w:val="00EE4E82"/>
    <w:rsid w:val="00F3197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CB466"/>
  <w15:docId w15:val="{353F219E-FCE5-B643-B10F-3790DD502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116981"/>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rsid w:val="0045706E"/>
    <w:rPr>
      <w:sz w:val="16"/>
      <w:szCs w:val="16"/>
    </w:rPr>
  </w:style>
  <w:style w:type="paragraph" w:styleId="CommentText">
    <w:name w:val="annotation text"/>
    <w:basedOn w:val="Normal"/>
    <w:link w:val="CommentTextChar"/>
    <w:rsid w:val="0045706E"/>
    <w:rPr>
      <w:sz w:val="20"/>
      <w:szCs w:val="20"/>
    </w:rPr>
  </w:style>
  <w:style w:type="character" w:customStyle="1" w:styleId="CommentTextChar">
    <w:name w:val="Comment Text Char"/>
    <w:basedOn w:val="DefaultParagraphFont"/>
    <w:link w:val="CommentText"/>
    <w:rsid w:val="0045706E"/>
    <w:rPr>
      <w:sz w:val="20"/>
      <w:szCs w:val="20"/>
    </w:rPr>
  </w:style>
  <w:style w:type="paragraph" w:styleId="CommentSubject">
    <w:name w:val="annotation subject"/>
    <w:basedOn w:val="CommentText"/>
    <w:next w:val="CommentText"/>
    <w:link w:val="CommentSubjectChar"/>
    <w:rsid w:val="0045706E"/>
    <w:rPr>
      <w:b/>
      <w:bCs/>
    </w:rPr>
  </w:style>
  <w:style w:type="character" w:customStyle="1" w:styleId="CommentSubjectChar">
    <w:name w:val="Comment Subject Char"/>
    <w:basedOn w:val="CommentTextChar"/>
    <w:link w:val="CommentSubject"/>
    <w:rsid w:val="0045706E"/>
    <w:rPr>
      <w:b/>
      <w:bCs/>
      <w:sz w:val="20"/>
      <w:szCs w:val="20"/>
    </w:rPr>
  </w:style>
  <w:style w:type="paragraph" w:styleId="Revision">
    <w:name w:val="Revision"/>
    <w:hidden/>
    <w:rsid w:val="0045706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d006307-e4a9-430f-af16-eea280431306}" enabled="1" method="Standard" siteId="{06219a4a-a835-44d5-afaf-3926343bfb89}" contentBits="0" removed="0"/>
</clbl:labelList>
</file>

<file path=docProps/app.xml><?xml version="1.0" encoding="utf-8"?>
<Properties xmlns="http://schemas.openxmlformats.org/officeDocument/2006/extended-properties" xmlns:vt="http://schemas.openxmlformats.org/officeDocument/2006/docPropsVTypes">
  <Template>Normal</Template>
  <TotalTime>23</TotalTime>
  <Pages>11</Pages>
  <Words>4381</Words>
  <Characters>24975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Matthew Wallenstein</dc:creator>
  <cp:keywords/>
  <cp:lastModifiedBy>Matthew Wallenstein</cp:lastModifiedBy>
  <cp:revision>3</cp:revision>
  <dcterms:created xsi:type="dcterms:W3CDTF">2026-08-20T18:42:00Z</dcterms:created>
  <dcterms:modified xsi:type="dcterms:W3CDTF">2026-08-28T20:34:00Z</dcterms:modified>
</cp:coreProperties>
</file>