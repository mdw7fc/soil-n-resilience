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ERFS-100341 v17 submission package checklist</w:t>
      </w:r>
    </w:p>
    <w:p>
      <w:r>
        <w:t>Wallenstein &amp; Manning — Environmental Research: Food Systems. Assembled 2026-08-29 at the F-027 release state; supersedes the v10 checklist.</w:t>
      </w:r>
    </w:p>
    <w:p>
      <w:pPr>
        <w:pStyle w:val="Heading2"/>
      </w:pPr>
      <w:r>
        <w:t>Manuscript (clean)</w:t>
      </w:r>
    </w:p>
    <w:p>
      <w:r>
        <w:t>Wallenstein-Manning_ERFS_manuscript_v17-clean.docx — global S3 loss 2.32/3.02/3.07% (yr 1/10/30); regional yr-10 range 1.2% (East Asia) to 5.1% (FSU/Central Asia); net-revenue framing with the SSA-largest-loss claim retracted; four-pool quantitative claim withdrawn.</w:t>
      </w:r>
    </w:p>
    <w:p>
      <w:pPr>
        <w:pStyle w:val="Heading2"/>
      </w:pPr>
      <w:r>
        <w:t>Manuscript (tracked)</w:t>
      </w:r>
    </w:p>
    <w:p>
      <w:r>
        <w:t>Wallenstein-Manning_ERFS_manuscript_v17-tracked.docx — every change tracked as Matthew Wallenstein on the v14 base.</w:t>
      </w:r>
    </w:p>
    <w:p>
      <w:pPr>
        <w:pStyle w:val="Heading2"/>
      </w:pPr>
      <w:r>
        <w:t>Supplementary Information (clean)</w:t>
      </w:r>
    </w:p>
    <w:p>
      <w:r>
        <w:t>Wallenstein-Manning_ERFS_SI_v17-clean.docx — equations verified present after accept (55 oMath + 24 oMathPara equation objects, byte-identical to the tracked SI); Tables 1, 3, 4 synced to the regenerated artifacts; Figures S4, S6-S13 re-embedded; Figure S5 and Supplementary table 2 withdrawn.</w:t>
      </w:r>
    </w:p>
    <w:p>
      <w:pPr>
        <w:pStyle w:val="Heading2"/>
      </w:pPr>
      <w:r>
        <w:t>Supplementary Information (tracked)</w:t>
      </w:r>
    </w:p>
    <w:p>
      <w:r>
        <w:t>Wallenstein-Manning_ERFS_SI_v17-tracked.docx.</w:t>
      </w:r>
    </w:p>
    <w:p>
      <w:pPr>
        <w:pStyle w:val="Heading2"/>
      </w:pPr>
      <w:r>
        <w:t>Response to reviewers (clean)</w:t>
      </w:r>
    </w:p>
    <w:p>
      <w:r>
        <w:t>Author_Response_ERFS-100341_v17-clean.docx — comments resolved and stripped; climate robustness 0.62 pp, rho = 0.98; SC1/SC2 stated as values, not a ratio; discloses the market-clearing correction and the restored eps_F,N = -0.50.</w:t>
      </w:r>
    </w:p>
    <w:p>
      <w:pPr>
        <w:pStyle w:val="Heading2"/>
      </w:pPr>
      <w:r>
        <w:t>Reproducibility deposit</w:t>
      </w:r>
    </w:p>
    <w:p>
      <w:r>
        <w:t>reproducibility/ERFS-100341-soil-resilience_v17_full.bundle (self-contained; clone directly) and v17_release_code_docs.zip. From a clean checkout: make verify = 18 suites and the 33-node build graph, exit 0, no unsourced inputs, no orphans. Node outputs are canonicalized at write time (six significant digits), so regeneration on another machine reproduces the committed bytes; the four-pool comparison, framed as exploratory structural sensitivity (0.9-2.2x, median 1.65x; node fourpool_comparison) and net-revenue framing are enforced by the cross-document and repo-docs gates (F-028/F-029).</w:t>
      </w:r>
      <w:r/>
    </w:p>
    <w:p>
      <w:pPr>
        <w:pStyle w:val="Heading2"/>
      </w:pPr>
      <w:r>
        <w:t>Claim register</w:t>
      </w:r>
    </w:p>
    <w:p>
      <w:r>
        <w:t xml:space="preserve">docs/claims.yaml </w:t>
      </w:r>
      <w:del w:id="9001" w:author="Matthew Wallenstein" w:date="2026-08-29T12:00:00Z">
        <w:r>
          <w:delText xml:space="preserve">v17-f030</w:delText>
        </w:r>
      </w:del>
      <w:ins w:id="9002" w:author="Matthew Wallenstein" w:date="2026-08-29T12:00:00Z">
        <w:r>
          <w:t xml:space="preserve">v17-f031</w:t>
        </w:r>
      </w:ins>
      <w:r>
        <w:t xml:space="preserve">: 20 claims, 78 checks, 78 AGREES, 0 DRIFTED, document basis v17.</w:t>
      </w:r>
    </w:p>
    <w:p>
      <w:pPr>
        <w:pStyle w:val="Heading2"/>
      </w:pPr>
      <w:r>
        <w:t>Data availability</w:t>
      </w:r>
    </w:p>
    <w:p>
      <w:r>
        <w:t>GitHub (github.com/mdw7fc/soil-n-resilience, branch v15-rebuild) and Zenodo deposit to be refreshed from the same commit before submission.</w:t>
      </w:r>
    </w:p>
    <w:p>
      <w:pPr>
        <w:pStyle w:val="Heading2"/>
      </w:pPr>
      <w:r>
        <w:t>Open before submission</w:t>
      </w:r>
    </w:p>
    <w:p>
      <w:r>
        <w:t>Dale Manning sign-off on the net-revenue reframing and the response-letter disclosures; AI-use statement scope (Claude named; Codex disclosure per journal policy); final visual page-through of the rendered PDFs.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Wallenstein</dc:creator>
  <cp:keywords/>
  <dc:description>generated by python-docx</dc:description>
  <cp:lastModifiedBy>Matthew Wallenstein</cp:lastModifiedBy>
  <cp:revision>1</cp:revision>
  <dcterms:created xsi:type="dcterms:W3CDTF">2013-12-23T23:15:00Z</dcterms:created>
  <dcterms:modified xsi:type="dcterms:W3CDTF">2013-12-23T23:15:00Z</dcterms:modified>
  <cp:category/>
</cp:coreProperties>
</file>